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6FEDB">
      <w:pPr>
        <w:adjustRightInd w:val="0"/>
        <w:snapToGrid w:val="0"/>
        <w:spacing w:line="600" w:lineRule="exact"/>
        <w:jc w:val="center"/>
        <w:rPr>
          <w:del w:id="0" w:author="本人" w:date="2026-09-23T16:06:51Z"/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</w:rPr>
      </w:pPr>
      <w:del w:id="1" w:author="本人" w:date="2026-09-23T16:06:51Z">
        <w:bookmarkStart w:id="0" w:name="OLE_LINK24"/>
        <w:bookmarkStart w:id="1" w:name="OLE_LINK21"/>
        <w:bookmarkStart w:id="2" w:name="_Hlk176879453"/>
        <w:bookmarkStart w:id="3" w:name="OLE_LINK12"/>
        <w:bookmarkStart w:id="4" w:name="OLE_LINK16"/>
        <w:bookmarkStart w:id="5" w:name="OLE_LINK1"/>
        <w:r>
          <w:rPr>
            <w:rFonts w:hint="eastAsia" w:ascii="方正小标宋简体" w:hAnsi="方正小标宋简体" w:eastAsia="方正小标宋简体" w:cs="方正小标宋简体"/>
            <w:bCs/>
            <w:spacing w:val="-6"/>
            <w:sz w:val="44"/>
            <w:szCs w:val="44"/>
          </w:rPr>
          <w:delText>关于举办</w:delText>
        </w:r>
        <w:bookmarkEnd w:id="0"/>
      </w:del>
      <w:del w:id="2" w:author="本人" w:date="2026-09-23T16:06:51Z">
        <w:r>
          <w:rPr>
            <w:rFonts w:hint="eastAsia" w:ascii="方正小标宋简体" w:hAnsi="方正小标宋简体" w:eastAsia="方正小标宋简体" w:cs="方正小标宋简体"/>
            <w:bCs/>
            <w:color w:val="auto"/>
            <w:sz w:val="44"/>
            <w:szCs w:val="44"/>
          </w:rPr>
          <w:delText>2026高百接力赛西南站</w:delText>
        </w:r>
      </w:del>
    </w:p>
    <w:p w14:paraId="409EB408">
      <w:pPr>
        <w:adjustRightInd w:val="0"/>
        <w:snapToGrid w:val="0"/>
        <w:spacing w:line="600" w:lineRule="exact"/>
        <w:jc w:val="center"/>
        <w:rPr>
          <w:del w:id="3" w:author="本人" w:date="2026-09-23T16:06:51Z"/>
          <w:rFonts w:hint="eastAsia" w:ascii="方正小标宋简体" w:hAnsi="方正小标宋简体" w:eastAsia="方正小标宋简体" w:cs="方正小标宋简体"/>
          <w:bCs/>
          <w:color w:val="auto"/>
          <w:spacing w:val="-6"/>
          <w:sz w:val="44"/>
          <w:szCs w:val="44"/>
        </w:rPr>
      </w:pPr>
      <w:del w:id="4" w:author="本人" w:date="2026-09-23T16:06:51Z">
        <w:r>
          <w:rPr>
            <w:rFonts w:hint="eastAsia" w:ascii="方正小标宋简体" w:hAnsi="方正小标宋简体" w:eastAsia="方正小标宋简体" w:cs="方正小标宋简体"/>
            <w:bCs/>
            <w:color w:val="auto"/>
            <w:sz w:val="44"/>
            <w:szCs w:val="44"/>
          </w:rPr>
          <w:delText>暨重庆大学</w:delText>
        </w:r>
      </w:del>
      <w:del w:id="5" w:author="本人" w:date="2026-09-23T16:06:51Z">
        <w:r>
          <w:rPr>
            <w:rFonts w:hint="eastAsia" w:ascii="方正小标宋简体" w:hAnsi="方正小标宋简体" w:eastAsia="方正小标宋简体" w:cs="方正小标宋简体"/>
            <w:bCs/>
            <w:color w:val="auto"/>
            <w:spacing w:val="-6"/>
            <w:sz w:val="44"/>
            <w:szCs w:val="44"/>
          </w:rPr>
          <w:delText>“奔向</w:delText>
        </w:r>
      </w:del>
      <w:del w:id="6" w:author="本人" w:date="2026-09-23T16:06:51Z">
        <w:r>
          <w:rPr>
            <w:rFonts w:hint="eastAsia" w:ascii="方正小标宋简体" w:hAnsi="方正小标宋简体" w:eastAsia="方正小标宋简体" w:cs="方正小标宋简体"/>
            <w:bCs/>
            <w:color w:val="auto"/>
            <w:sz w:val="44"/>
            <w:szCs w:val="44"/>
          </w:rPr>
          <w:delText>2029·</w:delText>
        </w:r>
      </w:del>
      <w:del w:id="7" w:author="本人" w:date="2026-09-23T16:06:51Z">
        <w:r>
          <w:rPr>
            <w:rFonts w:hint="eastAsia" w:ascii="方正小标宋简体" w:hAnsi="方正小标宋简体" w:eastAsia="方正小标宋简体" w:cs="方正小标宋简体"/>
            <w:bCs/>
            <w:color w:val="auto"/>
            <w:spacing w:val="-6"/>
            <w:sz w:val="44"/>
            <w:szCs w:val="44"/>
          </w:rPr>
          <w:delText>逐梦百年新重大”</w:delText>
        </w:r>
      </w:del>
    </w:p>
    <w:p w14:paraId="2E07146D">
      <w:pPr>
        <w:adjustRightInd w:val="0"/>
        <w:snapToGrid w:val="0"/>
        <w:spacing w:line="600" w:lineRule="exact"/>
        <w:jc w:val="center"/>
        <w:rPr>
          <w:del w:id="8" w:author="本人" w:date="2026-09-23T16:06:51Z"/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del w:id="9" w:author="本人" w:date="2026-09-23T16:06:51Z">
        <w:r>
          <w:rPr>
            <w:rFonts w:hint="eastAsia" w:ascii="方正小标宋简体" w:hAnsi="方正小标宋简体" w:eastAsia="方正小标宋简体" w:cs="方正小标宋简体"/>
            <w:bCs/>
            <w:color w:val="auto"/>
            <w:sz w:val="44"/>
            <w:szCs w:val="44"/>
          </w:rPr>
          <w:delText>校园健康跑</w:delText>
        </w:r>
        <w:bookmarkEnd w:id="1"/>
        <w:bookmarkEnd w:id="2"/>
        <w:bookmarkEnd w:id="3"/>
        <w:bookmarkEnd w:id="4"/>
        <w:r>
          <w:rPr>
            <w:rFonts w:hint="eastAsia" w:ascii="方正小标宋简体" w:hAnsi="方正小标宋简体" w:eastAsia="方正小标宋简体" w:cs="方正小标宋简体"/>
            <w:bCs/>
            <w:color w:val="auto"/>
            <w:sz w:val="44"/>
            <w:szCs w:val="44"/>
          </w:rPr>
          <w:delText>活动</w:delText>
        </w:r>
        <w:bookmarkEnd w:id="5"/>
      </w:del>
      <w:del w:id="10" w:author="本人" w:date="2026-09-23T16:06:51Z">
        <w:r>
          <w:rPr>
            <w:rFonts w:hint="eastAsia" w:ascii="方正小标宋简体" w:hAnsi="方正小标宋简体" w:eastAsia="方正小标宋简体" w:cs="方正小标宋简体"/>
            <w:bCs/>
            <w:sz w:val="44"/>
            <w:szCs w:val="44"/>
          </w:rPr>
          <w:delText>的通知</w:delText>
        </w:r>
      </w:del>
    </w:p>
    <w:p w14:paraId="60A759F6">
      <w:pPr>
        <w:spacing w:line="600" w:lineRule="exact"/>
        <w:jc w:val="left"/>
        <w:rPr>
          <w:del w:id="11" w:author="本人" w:date="2026-09-23T16:06:51Z"/>
          <w:rFonts w:ascii="Times New Roman" w:hAnsi="Times New Roman" w:eastAsia="黑体" w:cs="Times New Roman"/>
          <w:bCs/>
          <w:sz w:val="32"/>
          <w:szCs w:val="32"/>
        </w:rPr>
      </w:pPr>
      <w:bookmarkStart w:id="6" w:name="OLE_LINK2"/>
    </w:p>
    <w:p w14:paraId="0F330D55">
      <w:pPr>
        <w:spacing w:line="600" w:lineRule="exact"/>
        <w:rPr>
          <w:del w:id="12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del w:id="1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各单位：</w:delText>
        </w:r>
      </w:del>
    </w:p>
    <w:p w14:paraId="34933CFD">
      <w:pPr>
        <w:spacing w:line="600" w:lineRule="exact"/>
        <w:ind w:firstLine="640" w:firstLineChars="200"/>
        <w:rPr>
          <w:del w:id="14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del w:id="1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根据学校工作安排，</w:delText>
        </w:r>
      </w:del>
      <w:del w:id="16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经研究，决定于</w:delText>
        </w:r>
      </w:del>
      <w:del w:id="17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202</w:delText>
        </w:r>
      </w:del>
      <w:del w:id="18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6</w:delText>
        </w:r>
      </w:del>
      <w:del w:id="19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年10月1</w:delText>
        </w:r>
      </w:del>
      <w:del w:id="20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1</w:delText>
        </w:r>
      </w:del>
      <w:del w:id="21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日</w:delText>
        </w:r>
      </w:del>
      <w:del w:id="22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在</w:delText>
        </w:r>
      </w:del>
      <w:del w:id="2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科学城校区虎溪校园（以下简称“虎溪校园”）</w:delText>
        </w:r>
      </w:del>
      <w:del w:id="24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举办2026高百接力赛西南站暨重庆大学“奔向2029·逐梦百年新重大”校园健康跑活动。现将有关事宜通知如下：</w:delText>
        </w:r>
      </w:del>
    </w:p>
    <w:p w14:paraId="0F9777DA">
      <w:pPr>
        <w:spacing w:line="600" w:lineRule="exact"/>
        <w:ind w:firstLine="640" w:firstLineChars="200"/>
        <w:jc w:val="left"/>
        <w:outlineLvl w:val="0"/>
        <w:rPr>
          <w:del w:id="25" w:author="本人" w:date="2026-09-23T16:06:51Z"/>
          <w:rFonts w:ascii="Times New Roman" w:hAnsi="Times New Roman" w:eastAsia="黑体" w:cs="Times New Roman"/>
          <w:bCs/>
          <w:sz w:val="32"/>
          <w:szCs w:val="32"/>
        </w:rPr>
      </w:pPr>
      <w:del w:id="26" w:author="本人" w:date="2026-09-23T16:06:51Z">
        <w:r>
          <w:rPr>
            <w:rFonts w:ascii="Times New Roman" w:hAnsi="Times New Roman" w:eastAsia="黑体" w:cs="Times New Roman"/>
            <w:bCs/>
            <w:sz w:val="32"/>
            <w:szCs w:val="32"/>
          </w:rPr>
          <w:delText>一、活动</w:delText>
        </w:r>
      </w:del>
      <w:del w:id="27" w:author="本人" w:date="2026-09-23T16:06:51Z">
        <w:r>
          <w:rPr>
            <w:rFonts w:hint="eastAsia" w:ascii="Times New Roman" w:hAnsi="Times New Roman" w:eastAsia="黑体" w:cs="Times New Roman"/>
            <w:bCs/>
            <w:sz w:val="32"/>
            <w:szCs w:val="32"/>
          </w:rPr>
          <w:delText>时间</w:delText>
        </w:r>
      </w:del>
    </w:p>
    <w:p w14:paraId="40DD93AD">
      <w:pPr>
        <w:spacing w:line="600" w:lineRule="exact"/>
        <w:ind w:firstLine="640" w:firstLineChars="200"/>
        <w:rPr>
          <w:del w:id="28" w:author="本人" w:date="2026-09-23T16:06:51Z"/>
          <w:rFonts w:hint="eastAsia" w:ascii="仿宋_GB2312" w:hAnsi="仿宋_GB2312" w:eastAsia="仿宋_GB2312" w:cs="仿宋_GB2312"/>
          <w:bCs/>
          <w:color w:val="auto"/>
          <w:sz w:val="32"/>
          <w:szCs w:val="32"/>
        </w:rPr>
      </w:pPr>
      <w:del w:id="29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202</w:delText>
        </w:r>
      </w:del>
      <w:del w:id="30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6</w:delText>
        </w:r>
      </w:del>
      <w:del w:id="31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年10月1</w:delText>
        </w:r>
      </w:del>
      <w:del w:id="32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1</w:delText>
        </w:r>
      </w:del>
      <w:del w:id="33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日（星期日）</w:delText>
        </w:r>
      </w:del>
      <w:del w:id="34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9</w:delText>
        </w:r>
      </w:del>
      <w:del w:id="35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:</w:delText>
        </w:r>
      </w:del>
      <w:del w:id="36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0</w:delText>
        </w:r>
      </w:del>
      <w:del w:id="37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0</w:delText>
        </w:r>
      </w:del>
    </w:p>
    <w:bookmarkEnd w:id="6"/>
    <w:p w14:paraId="0F773781">
      <w:pPr>
        <w:spacing w:line="600" w:lineRule="exact"/>
        <w:ind w:firstLine="640" w:firstLineChars="200"/>
        <w:jc w:val="left"/>
        <w:outlineLvl w:val="0"/>
        <w:rPr>
          <w:del w:id="38" w:author="本人" w:date="2026-09-23T16:06:51Z"/>
          <w:rFonts w:ascii="Times New Roman" w:hAnsi="Times New Roman" w:eastAsia="黑体" w:cs="Times New Roman"/>
          <w:bCs/>
          <w:sz w:val="32"/>
          <w:szCs w:val="32"/>
        </w:rPr>
      </w:pPr>
      <w:del w:id="39" w:author="本人" w:date="2026-09-23T16:06:51Z">
        <w:r>
          <w:rPr>
            <w:rFonts w:ascii="Times New Roman" w:hAnsi="Times New Roman" w:eastAsia="黑体" w:cs="Times New Roman"/>
            <w:bCs/>
            <w:sz w:val="32"/>
            <w:szCs w:val="32"/>
          </w:rPr>
          <w:delText>二、</w:delText>
        </w:r>
      </w:del>
      <w:del w:id="40" w:author="本人" w:date="2026-09-23T16:06:51Z">
        <w:r>
          <w:rPr>
            <w:rFonts w:hint="eastAsia" w:ascii="Times New Roman" w:hAnsi="Times New Roman" w:eastAsia="黑体" w:cs="Times New Roman"/>
            <w:bCs/>
            <w:sz w:val="32"/>
            <w:szCs w:val="32"/>
          </w:rPr>
          <w:delText>活动地点</w:delText>
        </w:r>
      </w:del>
    </w:p>
    <w:p w14:paraId="6B9919AA">
      <w:pPr>
        <w:spacing w:line="600" w:lineRule="exact"/>
        <w:ind w:firstLine="640" w:firstLineChars="200"/>
        <w:jc w:val="left"/>
        <w:rPr>
          <w:del w:id="41" w:author="本人" w:date="2026-09-23T16:06:51Z"/>
          <w:rFonts w:ascii="Times New Roman" w:hAnsi="Times New Roman" w:eastAsia="方正黑体_GBK" w:cs="Times New Roman"/>
          <w:sz w:val="32"/>
          <w:szCs w:val="32"/>
        </w:rPr>
      </w:pPr>
      <w:del w:id="42" w:author="本人" w:date="2026-09-23T16:06:51Z">
        <w:r>
          <w:rPr>
            <w:rFonts w:hint="eastAsia" w:ascii="Times New Roman" w:hAnsi="Times New Roman" w:eastAsia="仿宋_GB2312" w:cs="Times New Roman"/>
            <w:bCs/>
            <w:sz w:val="32"/>
            <w:szCs w:val="32"/>
          </w:rPr>
          <w:delText>科学城校区（虎溪校园）</w:delText>
        </w:r>
      </w:del>
    </w:p>
    <w:p w14:paraId="6B7A8BBC">
      <w:pPr>
        <w:spacing w:line="600" w:lineRule="exact"/>
        <w:ind w:firstLine="640" w:firstLineChars="200"/>
        <w:jc w:val="left"/>
        <w:outlineLvl w:val="0"/>
        <w:rPr>
          <w:del w:id="43" w:author="本人" w:date="2026-09-23T16:06:51Z"/>
          <w:rFonts w:ascii="Times New Roman" w:hAnsi="Times New Roman" w:eastAsia="黑体" w:cs="Times New Roman"/>
          <w:sz w:val="32"/>
          <w:szCs w:val="32"/>
        </w:rPr>
      </w:pPr>
      <w:del w:id="44" w:author="本人" w:date="2026-09-23T16:06:51Z">
        <w:r>
          <w:rPr>
            <w:rFonts w:ascii="Times New Roman" w:hAnsi="Times New Roman" w:eastAsia="黑体" w:cs="Times New Roman"/>
            <w:bCs/>
            <w:sz w:val="32"/>
            <w:szCs w:val="32"/>
          </w:rPr>
          <w:delText>三、</w:delText>
        </w:r>
      </w:del>
      <w:del w:id="45" w:author="本人" w:date="2026-09-23T16:06:51Z">
        <w:r>
          <w:rPr>
            <w:rFonts w:hint="eastAsia" w:ascii="Times New Roman" w:hAnsi="Times New Roman" w:eastAsia="黑体" w:cs="Times New Roman"/>
            <w:bCs/>
            <w:sz w:val="32"/>
            <w:szCs w:val="32"/>
          </w:rPr>
          <w:delText>活动路线</w:delText>
        </w:r>
      </w:del>
    </w:p>
    <w:p w14:paraId="7494DC9D">
      <w:pPr>
        <w:spacing w:line="600" w:lineRule="exact"/>
        <w:ind w:firstLine="640" w:firstLineChars="200"/>
        <w:jc w:val="left"/>
        <w:rPr>
          <w:del w:id="46" w:author="本人" w:date="2026-09-23T16:06:51Z"/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del w:id="47" w:author="本人" w:date="2026-09-23T16:06:51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eastAsia="zh-CN" w:bidi="ar"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1075055</wp:posOffset>
              </wp:positionH>
              <wp:positionV relativeFrom="paragraph">
                <wp:posOffset>106045</wp:posOffset>
              </wp:positionV>
              <wp:extent cx="3216275" cy="2380615"/>
              <wp:effectExtent l="0" t="0" r="3175" b="635"/>
              <wp:wrapTopAndBottom/>
              <wp:docPr id="2" name="图片 2" descr="图片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" descr="图片2"/>
                      <pic:cNvPicPr>
                        <a:picLocks noChangeAspect="1"/>
                      </pic:cNvPicPr>
                    </pic:nvPicPr>
                    <pic:blipFill>
                      <a:blip r:embed="rId5"/>
                      <a:srcRect t="10571" b="501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16275" cy="23806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4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体育中心广场拱门处</w:delText>
        </w:r>
      </w:del>
      <w:del w:id="5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delText>（</w:delText>
        </w:r>
      </w:del>
      <w:del w:id="5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起点）</w:delText>
        </w:r>
      </w:del>
      <w:del w:id="52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→</w:delText>
        </w:r>
      </w:del>
      <w:del w:id="53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信息楼</w:delText>
        </w:r>
      </w:del>
      <w:del w:id="54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→</w:delText>
        </w:r>
      </w:del>
      <w:del w:id="55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东门</w:delText>
        </w:r>
      </w:del>
      <w:del w:id="56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→</w:delText>
        </w:r>
      </w:del>
      <w:del w:id="57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复刻门</w:delText>
        </w:r>
      </w:del>
      <w:del w:id="58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→</w:delText>
        </w:r>
      </w:del>
      <w:del w:id="59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艺术楼</w:delText>
        </w:r>
      </w:del>
      <w:del w:id="60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→网球馆→兰园→理科楼→西二门→西一门→学院楼→综合楼十字路口→</w:delText>
        </w:r>
      </w:del>
      <w:del w:id="61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图书馆回转</w:delText>
        </w:r>
      </w:del>
      <w:del w:id="6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→北门→体育中心广场拱门处（终点）（</w:delText>
        </w:r>
      </w:del>
      <w:del w:id="6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5公里）</w:delText>
        </w:r>
      </w:del>
      <w:del w:id="64" w:author="本人" w:date="2026-09-23T16:06:51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14:textFill>
              <w14:solidFill>
                <w14:schemeClr w14:val="tx1"/>
              </w14:solidFill>
            </w14:textFill>
          </w:rPr>
          <w:delText>。</w:delText>
        </w:r>
      </w:del>
    </w:p>
    <w:p w14:paraId="2650A0CD">
      <w:pPr>
        <w:spacing w:line="600" w:lineRule="exact"/>
        <w:ind w:firstLine="640" w:firstLineChars="200"/>
        <w:jc w:val="left"/>
        <w:outlineLvl w:val="0"/>
        <w:rPr>
          <w:del w:id="65" w:author="本人" w:date="2026-09-23T16:06:51Z"/>
          <w:rFonts w:ascii="Times New Roman" w:hAnsi="Times New Roman" w:eastAsia="黑体" w:cs="Times New Roman"/>
          <w:bCs/>
          <w:sz w:val="32"/>
          <w:szCs w:val="32"/>
        </w:rPr>
      </w:pPr>
      <w:del w:id="66" w:author="本人" w:date="2026-09-23T16:06:51Z">
        <w:r>
          <w:rPr>
            <w:rFonts w:hint="eastAsia" w:ascii="Times New Roman" w:hAnsi="Times New Roman" w:eastAsia="黑体" w:cs="Times New Roman"/>
            <w:bCs/>
            <w:sz w:val="32"/>
            <w:szCs w:val="32"/>
          </w:rPr>
          <w:delText>四</w:delText>
        </w:r>
      </w:del>
      <w:del w:id="67" w:author="本人" w:date="2026-09-23T16:06:51Z">
        <w:r>
          <w:rPr>
            <w:rFonts w:ascii="Times New Roman" w:hAnsi="Times New Roman" w:eastAsia="黑体" w:cs="Times New Roman"/>
            <w:bCs/>
            <w:sz w:val="32"/>
            <w:szCs w:val="32"/>
          </w:rPr>
          <w:delText>、活动</w:delText>
        </w:r>
      </w:del>
      <w:del w:id="68" w:author="本人" w:date="2026-09-23T16:06:51Z">
        <w:r>
          <w:rPr>
            <w:rFonts w:hint="eastAsia" w:ascii="Times New Roman" w:hAnsi="Times New Roman" w:eastAsia="黑体" w:cs="Times New Roman"/>
            <w:bCs/>
            <w:sz w:val="32"/>
            <w:szCs w:val="32"/>
          </w:rPr>
          <w:delText>流程</w:delText>
        </w:r>
      </w:del>
    </w:p>
    <w:p w14:paraId="7E359D8E">
      <w:pPr>
        <w:pStyle w:val="11"/>
        <w:spacing w:line="600" w:lineRule="exact"/>
        <w:ind w:left="1723" w:hanging="1080" w:firstLineChars="0"/>
        <w:jc w:val="left"/>
        <w:outlineLvl w:val="1"/>
        <w:rPr>
          <w:del w:id="69" w:author="本人" w:date="2026-09-23T16:06:51Z"/>
          <w:rFonts w:ascii="Times New Roman" w:hAnsi="Times New Roman" w:eastAsia="楷体_GB2312" w:cs="Times New Roman"/>
          <w:bCs/>
          <w:sz w:val="32"/>
          <w:szCs w:val="32"/>
          <w:shd w:val="clear" w:color="FFFFFF" w:fill="D9D9D9"/>
        </w:rPr>
      </w:pPr>
      <w:del w:id="70" w:author="本人" w:date="2026-09-23T16:06:51Z">
        <w:r>
          <w:rPr>
            <w:rFonts w:ascii="Times New Roman" w:hAnsi="Times New Roman" w:eastAsia="楷体_GB2312" w:cs="Times New Roman"/>
            <w:bCs/>
            <w:sz w:val="32"/>
            <w:szCs w:val="32"/>
          </w:rPr>
          <w:delText>（一）</w:delText>
        </w:r>
      </w:del>
      <w:del w:id="71" w:author="本人" w:date="2026-09-23T16:06:51Z">
        <w:r>
          <w:rPr>
            <w:rFonts w:hint="eastAsia" w:ascii="Times New Roman" w:hAnsi="Times New Roman" w:eastAsia="楷体_GB2312" w:cs="Times New Roman"/>
            <w:bCs/>
            <w:sz w:val="32"/>
            <w:szCs w:val="32"/>
          </w:rPr>
          <w:delText>报名</w:delText>
        </w:r>
      </w:del>
    </w:p>
    <w:p w14:paraId="69EA3C8E">
      <w:pPr>
        <w:ind w:firstLine="640" w:firstLineChars="200"/>
        <w:rPr>
          <w:del w:id="72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del w:id="73" w:author="本人" w:date="2026-09-23T16:06:51Z">
        <w:r>
          <w:rPr>
            <w:rFonts w:hint="eastAsia" w:ascii="仿宋_GB2312" w:hAnsi="仿宋_GB2312" w:eastAsia="仿宋_GB2312" w:cs="仿宋_GB2312"/>
            <w:sz w:val="32"/>
            <w:szCs w:val="28"/>
          </w:rPr>
          <w:delText>1.</w:delText>
        </w:r>
      </w:del>
      <w:del w:id="74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名额分配：</w:delText>
        </w:r>
      </w:del>
      <w:del w:id="7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本次活动共设置2029个参赛名额，其中包括学生1529人（在籍本科生、硕士研究生、博士研究生），教职工300人，校友200人（包括重庆大学毕业的学生，以及MBA、函授、继续教育等学校认定的校友）。</w:delText>
        </w:r>
      </w:del>
    </w:p>
    <w:p w14:paraId="13EFA4EA">
      <w:pPr>
        <w:spacing w:line="600" w:lineRule="exact"/>
        <w:ind w:firstLine="640" w:firstLineChars="200"/>
        <w:rPr>
          <w:del w:id="76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del w:id="77" w:author="本人" w:date="2026-09-23T16:06:51Z">
        <w:r>
          <w:rPr>
            <w:rFonts w:hint="eastAsia" w:ascii="仿宋_GB2312" w:hAnsi="仿宋_GB2312" w:eastAsia="仿宋_GB2312" w:cs="仿宋_GB2312"/>
            <w:sz w:val="32"/>
            <w:szCs w:val="28"/>
          </w:rPr>
          <w:delText>2.</w:delText>
        </w:r>
      </w:del>
      <w:del w:id="7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报名方法：</w:delText>
        </w:r>
      </w:del>
    </w:p>
    <w:p w14:paraId="3BFEBE63">
      <w:pPr>
        <w:spacing w:line="600" w:lineRule="exact"/>
        <w:ind w:firstLine="640" w:firstLineChars="200"/>
        <w:rPr>
          <w:del w:id="79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</w:pPr>
      <w:del w:id="8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delText>（</w:delText>
        </w:r>
      </w:del>
      <w:del w:id="8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1</w:delText>
        </w:r>
      </w:del>
      <w:del w:id="8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delText>）</w:delText>
        </w:r>
      </w:del>
      <w:del w:id="8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教职工、校友报名</w:delText>
        </w:r>
      </w:del>
    </w:p>
    <w:p w14:paraId="5A220A0C">
      <w:pPr>
        <w:spacing w:line="600" w:lineRule="exact"/>
        <w:ind w:firstLine="640" w:firstLineChars="200"/>
        <w:rPr>
          <w:del w:id="84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del w:id="8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通过扫描下方二维码，进入“赛事报名”板块，阅读参赛须知、填写姓名等个人信息后进行报名登记</w:delText>
        </w:r>
      </w:del>
      <w:del w:id="86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，报满即止</w:delText>
        </w:r>
      </w:del>
      <w:del w:id="8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。</w:delText>
        </w:r>
      </w:del>
    </w:p>
    <w:p w14:paraId="4F39CFA8">
      <w:pPr>
        <w:spacing w:line="600" w:lineRule="exact"/>
        <w:ind w:firstLine="640" w:firstLineChars="200"/>
        <w:rPr>
          <w:del w:id="88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</w:p>
    <w:p w14:paraId="5729EF7A">
      <w:pPr>
        <w:spacing w:line="600" w:lineRule="exact"/>
        <w:ind w:firstLine="640" w:firstLineChars="200"/>
        <w:rPr>
          <w:del w:id="89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del w:id="9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报名登记成功后待学校进行身份审核，最终报名状态，可通过小程序“报名查询”板块查看。</w:delText>
        </w:r>
      </w:del>
    </w:p>
    <w:p w14:paraId="66E84EDD">
      <w:pPr>
        <w:spacing w:line="600" w:lineRule="exact"/>
        <w:ind w:firstLine="640" w:firstLineChars="200"/>
        <w:rPr>
          <w:del w:id="91" w:author="本人" w:date="2026-09-23T16:06:51Z"/>
          <w:rFonts w:hint="default" w:ascii="仿宋_GB2312" w:hAnsi="仿宋_GB2312" w:eastAsia="仿宋_GB2312" w:cs="仿宋_GB2312"/>
          <w:bCs/>
          <w:sz w:val="32"/>
          <w:szCs w:val="32"/>
          <w:lang w:val="en-US" w:eastAsia="zh-CN"/>
        </w:rPr>
      </w:pPr>
      <w:del w:id="9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delText>（</w:delText>
        </w:r>
      </w:del>
      <w:del w:id="9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2</w:delText>
        </w:r>
      </w:del>
      <w:del w:id="94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delText>）</w:delText>
        </w:r>
      </w:del>
      <w:del w:id="9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学生报名</w:delText>
        </w:r>
      </w:del>
    </w:p>
    <w:p w14:paraId="4ED464EA">
      <w:pPr>
        <w:spacing w:line="600" w:lineRule="exact"/>
        <w:ind w:firstLine="640" w:firstLineChars="200"/>
        <w:rPr>
          <w:del w:id="96" w:author="本人" w:date="2026-09-23T16:06:51Z"/>
          <w:rFonts w:hint="default" w:ascii="仿宋_GB2312" w:hAnsi="仿宋_GB2312" w:eastAsia="仿宋_GB2312" w:cs="仿宋_GB2312"/>
          <w:bCs/>
          <w:sz w:val="32"/>
          <w:szCs w:val="32"/>
          <w:highlight w:val="yellow"/>
          <w:lang w:val="en-US" w:eastAsia="zh-CN"/>
        </w:rPr>
      </w:pPr>
      <w:del w:id="9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各学院严格根据分配的活动名额（见附件1），积极动员、有序组织本院学生报名，阅读并签署校园健康跑活动承诺书（见附件2）。请各学院于</w:delText>
        </w:r>
      </w:del>
      <w:del w:id="9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highlight w:val="yellow"/>
            <w:lang w:val="en-US" w:eastAsia="zh-CN"/>
          </w:rPr>
          <w:delText>9月2</w:delText>
        </w:r>
      </w:del>
      <w:del w:id="99" w:author="本人" w:date="2026-09-23T16:06:51Z">
        <w:r>
          <w:rPr>
            <w:rFonts w:hint="default" w:ascii="仿宋_GB2312" w:hAnsi="仿宋_GB2312" w:eastAsia="仿宋_GB2312" w:cs="仿宋_GB2312"/>
            <w:bCs/>
            <w:sz w:val="32"/>
            <w:szCs w:val="32"/>
            <w:highlight w:val="yellow"/>
            <w:lang w:val="en-US" w:eastAsia="zh-CN"/>
          </w:rPr>
          <w:delText>4</w:delText>
        </w:r>
      </w:del>
      <w:ins w:id="100" w:author="admin" w:date="2026-09-23T14:03:14Z">
        <w:del w:id="101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highlight w:val="yellow"/>
              <w:lang w:val="en-US" w:eastAsia="zh-CN"/>
            </w:rPr>
            <w:delText>8</w:delText>
          </w:r>
        </w:del>
      </w:ins>
      <w:del w:id="10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highlight w:val="yellow"/>
            <w:lang w:val="en-US" w:eastAsia="zh-CN"/>
          </w:rPr>
          <w:delText>日（星期四）</w:delText>
        </w:r>
      </w:del>
      <w:ins w:id="103" w:author="admin" w:date="2026-09-23T14:03:18Z">
        <w:del w:id="104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highlight w:val="yellow"/>
              <w:lang w:val="en-US" w:eastAsia="zh-CN"/>
            </w:rPr>
            <w:delText>中午</w:delText>
          </w:r>
        </w:del>
      </w:ins>
      <w:del w:id="105" w:author="本人" w:date="2026-09-23T16:06:51Z">
        <w:r>
          <w:rPr>
            <w:rFonts w:hint="default" w:ascii="仿宋_GB2312" w:hAnsi="仿宋_GB2312" w:eastAsia="仿宋_GB2312" w:cs="仿宋_GB2312"/>
            <w:bCs/>
            <w:sz w:val="32"/>
            <w:szCs w:val="32"/>
            <w:highlight w:val="yellow"/>
            <w:lang w:val="en-US" w:eastAsia="zh-CN"/>
          </w:rPr>
          <w:delText>17</w:delText>
        </w:r>
      </w:del>
      <w:ins w:id="106" w:author="admin" w:date="2026-09-23T14:06:13Z">
        <w:del w:id="107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highlight w:val="yellow"/>
              <w:lang w:val="en-US" w:eastAsia="zh-CN"/>
            </w:rPr>
            <w:delText>12</w:delText>
          </w:r>
        </w:del>
      </w:ins>
      <w:del w:id="10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highlight w:val="yellow"/>
            <w:lang w:val="en-US" w:eastAsia="zh-CN"/>
          </w:rPr>
          <w:delText>点前</w:delText>
        </w:r>
      </w:del>
      <w:del w:id="10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，将电子报名表（见附件3）和加盖单位公章的报名表扫描件发送至学工部邮箱：xsk@cqu.edu.cn。</w:delText>
        </w:r>
      </w:del>
      <w:del w:id="11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highlight w:val="yellow"/>
            <w:lang w:val="en-US" w:eastAsia="zh-CN"/>
          </w:rPr>
          <w:delText>学生签署的校园健康跑活动承诺书由各学院留存备查。</w:delText>
        </w:r>
      </w:del>
    </w:p>
    <w:p w14:paraId="6A79F360">
      <w:pPr>
        <w:spacing w:line="600" w:lineRule="exact"/>
        <w:ind w:firstLine="640" w:firstLineChars="200"/>
        <w:rPr>
          <w:del w:id="111" w:author="本人" w:date="2026-09-23T16:06:51Z"/>
          <w:rFonts w:hint="eastAsia" w:ascii="仿宋_GB2312" w:hAnsi="仿宋_GB2312" w:eastAsia="仿宋_GB2312" w:cs="仿宋_GB2312"/>
          <w:bCs/>
          <w:strike/>
          <w:dstrike w:val="0"/>
          <w:sz w:val="32"/>
          <w:szCs w:val="32"/>
          <w:highlight w:val="yellow"/>
        </w:rPr>
      </w:pPr>
      <w:del w:id="112" w:author="本人" w:date="2026-09-23T16:06:51Z">
        <w:r>
          <w:rPr>
            <w:rFonts w:hint="eastAsia" w:ascii="仿宋_GB2312" w:hAnsi="仿宋_GB2312" w:eastAsia="仿宋_GB2312" w:cs="仿宋_GB2312"/>
            <w:sz w:val="32"/>
            <w:szCs w:val="28"/>
          </w:rPr>
          <w:delText>3.</w:delText>
        </w:r>
      </w:del>
      <w:del w:id="11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各学院、校工会、校友会秘书处、基金会秘书处、</w:delText>
        </w:r>
      </w:del>
      <w:del w:id="114" w:author="本人" w:date="2026-09-23T16:06:51Z">
        <w:r>
          <w:rPr>
            <w:rFonts w:hint="eastAsia" w:ascii="仿宋_GB2312" w:hAnsi="仿宋_GB2312" w:eastAsia="仿宋_GB2312" w:cs="仿宋_GB2312"/>
            <w:bCs/>
            <w:color w:val="FF0000"/>
            <w:sz w:val="32"/>
            <w:szCs w:val="32"/>
            <w:highlight w:val="yellow"/>
          </w:rPr>
          <w:delText>附属肿瘤医院</w:delText>
        </w:r>
      </w:del>
      <w:del w:id="11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highlight w:val="yellow"/>
          </w:rPr>
          <w:delText>应于9月30日前确定1-2名活动负责人及1名旗手</w:delText>
        </w:r>
      </w:del>
      <w:del w:id="116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，</w:delText>
        </w:r>
      </w:del>
      <w:ins w:id="117" w:author="admin" w:date="2026-09-23T14:41:33Z">
        <w:del w:id="118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并将</w:delText>
          </w:r>
        </w:del>
      </w:ins>
      <w:del w:id="11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相关</w:delText>
        </w:r>
      </w:del>
      <w:ins w:id="120" w:author="admin" w:date="2026-09-23T14:41:39Z">
        <w:del w:id="121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人员</w:delText>
          </w:r>
        </w:del>
      </w:ins>
      <w:del w:id="12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联系方式</w:delText>
        </w:r>
      </w:del>
      <w:ins w:id="123" w:author="admin" w:date="2026-09-23T14:41:43Z">
        <w:del w:id="124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eastAsia="zh-CN"/>
            </w:rPr>
            <w:delText>（</w:delText>
          </w:r>
        </w:del>
      </w:ins>
      <w:ins w:id="125" w:author="admin" w:date="2026-09-23T14:41:45Z">
        <w:del w:id="126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附件</w:delText>
          </w:r>
        </w:del>
      </w:ins>
      <w:ins w:id="127" w:author="admin" w:date="2026-09-23T14:41:49Z">
        <w:del w:id="128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4</w:delText>
          </w:r>
        </w:del>
      </w:ins>
      <w:ins w:id="129" w:author="admin" w:date="2026-09-23T14:41:43Z">
        <w:del w:id="130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eastAsia="zh-CN"/>
            </w:rPr>
            <w:delText>）</w:delText>
          </w:r>
        </w:del>
      </w:ins>
      <w:del w:id="13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发送至学工部邮箱</w:delText>
        </w:r>
      </w:del>
      <w:del w:id="13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delText>：</w:delText>
        </w:r>
      </w:del>
      <w:del w:id="133" w:author="本人" w:date="2026-09-23T16:06:51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14:textFill>
              <w14:solidFill>
                <w14:schemeClr w14:val="tx1"/>
              </w14:solidFill>
            </w14:textFill>
          </w:rPr>
          <w:delText>xsk@cqu.edu.cn</w:delText>
        </w:r>
      </w:del>
      <w:del w:id="134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。</w:delText>
        </w:r>
      </w:del>
      <w:del w:id="135" w:author="本人" w:date="2026-09-23T16:06:51Z">
        <w:r>
          <w:rPr>
            <w:rFonts w:hint="eastAsia" w:ascii="仿宋_GB2312" w:hAnsi="仿宋_GB2312" w:eastAsia="仿宋_GB2312" w:cs="仿宋_GB2312"/>
            <w:bCs/>
            <w:strike/>
            <w:dstrike w:val="0"/>
            <w:sz w:val="32"/>
            <w:szCs w:val="32"/>
            <w:highlight w:val="yellow"/>
          </w:rPr>
          <w:delText>网上报名截止后，由学工部通过邮箱将报名情况反馈至各单位。</w:delText>
        </w:r>
      </w:del>
    </w:p>
    <w:p w14:paraId="637AA37B">
      <w:pPr>
        <w:pStyle w:val="11"/>
        <w:spacing w:line="600" w:lineRule="exact"/>
        <w:ind w:left="1723" w:hanging="1080" w:firstLineChars="0"/>
        <w:jc w:val="left"/>
        <w:outlineLvl w:val="1"/>
        <w:rPr>
          <w:del w:id="136" w:author="本人" w:date="2026-09-23T16:06:51Z"/>
          <w:rFonts w:ascii="Times New Roman" w:hAnsi="Times New Roman" w:eastAsia="楷体_GB2312" w:cs="Times New Roman"/>
          <w:bCs/>
          <w:sz w:val="32"/>
          <w:szCs w:val="32"/>
        </w:rPr>
      </w:pPr>
      <w:del w:id="137" w:author="本人" w:date="2026-09-23T16:06:51Z">
        <w:r>
          <w:rPr>
            <w:rFonts w:ascii="Times New Roman" w:hAnsi="Times New Roman" w:eastAsia="楷体_GB2312" w:cs="Times New Roman"/>
            <w:bCs/>
            <w:sz w:val="32"/>
            <w:szCs w:val="32"/>
          </w:rPr>
          <w:delText>（二）</w:delText>
        </w:r>
      </w:del>
      <w:del w:id="138" w:author="本人" w:date="2026-09-23T16:06:51Z">
        <w:r>
          <w:rPr>
            <w:rFonts w:hint="eastAsia" w:ascii="Times New Roman" w:hAnsi="Times New Roman" w:eastAsia="楷体_GB2312" w:cs="Times New Roman"/>
            <w:bCs/>
            <w:sz w:val="32"/>
            <w:szCs w:val="32"/>
          </w:rPr>
          <w:delText>彩排</w:delText>
        </w:r>
      </w:del>
    </w:p>
    <w:p w14:paraId="72DE9E51">
      <w:pPr>
        <w:spacing w:line="600" w:lineRule="exact"/>
        <w:ind w:firstLine="640" w:firstLineChars="200"/>
        <w:rPr>
          <w:del w:id="139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del w:id="14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为确保校园健康跑活动顺利进行，</w:delText>
        </w:r>
      </w:del>
      <w:del w:id="141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10月1</w:delText>
        </w:r>
      </w:del>
      <w:del w:id="142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0</w:delText>
        </w:r>
      </w:del>
      <w:del w:id="143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日</w:delText>
        </w:r>
      </w:del>
      <w:del w:id="144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eastAsia="zh-CN"/>
          </w:rPr>
          <w:delText>（</w:delText>
        </w:r>
      </w:del>
      <w:del w:id="145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星期六</w:delText>
        </w:r>
      </w:del>
      <w:del w:id="146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eastAsia="zh-CN"/>
          </w:rPr>
          <w:delText>）</w:delText>
        </w:r>
      </w:del>
      <w:del w:id="147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13:00</w:delText>
        </w:r>
      </w:del>
      <w:del w:id="14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在虎溪校</w:delText>
        </w:r>
      </w:del>
      <w:del w:id="14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园</w:delText>
        </w:r>
      </w:del>
      <w:del w:id="15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体育中心广场进行开幕式彩排</w:delText>
        </w:r>
      </w:del>
      <w:del w:id="15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delText>，</w:delText>
        </w:r>
      </w:del>
      <w:del w:id="15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同时</w:delText>
        </w:r>
      </w:del>
      <w:del w:id="15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安排布置活动相关事宜</w:delText>
        </w:r>
      </w:del>
      <w:del w:id="154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delText>。</w:delText>
        </w:r>
      </w:del>
      <w:del w:id="15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请各单位</w:delText>
        </w:r>
      </w:del>
      <w:del w:id="156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安排</w:delText>
        </w:r>
      </w:del>
      <w:del w:id="15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活动负责人和</w:delText>
        </w:r>
      </w:del>
      <w:del w:id="15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1名</w:delText>
        </w:r>
      </w:del>
      <w:del w:id="15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旗手参加。</w:delText>
        </w:r>
      </w:del>
    </w:p>
    <w:p w14:paraId="616C7432">
      <w:pPr>
        <w:pStyle w:val="11"/>
        <w:spacing w:line="600" w:lineRule="exact"/>
        <w:ind w:left="1723" w:hanging="1080" w:firstLineChars="0"/>
        <w:jc w:val="left"/>
        <w:outlineLvl w:val="1"/>
        <w:rPr>
          <w:del w:id="160" w:author="本人" w:date="2026-09-23T16:06:51Z"/>
          <w:rFonts w:ascii="Times New Roman" w:hAnsi="Times New Roman" w:eastAsia="楷体_GB2312" w:cs="Times New Roman"/>
          <w:bCs/>
          <w:sz w:val="32"/>
          <w:szCs w:val="32"/>
        </w:rPr>
      </w:pPr>
      <w:del w:id="161" w:author="本人" w:date="2026-09-23T16:06:51Z">
        <w:r>
          <w:rPr>
            <w:rFonts w:ascii="Times New Roman" w:hAnsi="Times New Roman" w:eastAsia="楷体_GB2312" w:cs="Times New Roman"/>
            <w:bCs/>
            <w:sz w:val="32"/>
            <w:szCs w:val="32"/>
          </w:rPr>
          <w:delText>（三）</w:delText>
        </w:r>
      </w:del>
      <w:del w:id="162" w:author="本人" w:date="2026-09-23T16:06:51Z">
        <w:r>
          <w:rPr>
            <w:rFonts w:hint="eastAsia" w:ascii="Times New Roman" w:hAnsi="Times New Roman" w:eastAsia="楷体_GB2312" w:cs="Times New Roman"/>
            <w:bCs/>
            <w:sz w:val="32"/>
            <w:szCs w:val="32"/>
          </w:rPr>
          <w:delText>入场</w:delText>
        </w:r>
      </w:del>
    </w:p>
    <w:p w14:paraId="18B29C3A">
      <w:pPr>
        <w:spacing w:line="600" w:lineRule="exact"/>
        <w:ind w:firstLine="640" w:firstLineChars="200"/>
        <w:rPr>
          <w:del w:id="163" w:author="本人" w:date="2026-09-23T16:06:51Z"/>
          <w:rFonts w:hint="eastAsia" w:ascii="仿宋_GB2312" w:hAnsi="仿宋_GB2312" w:eastAsia="仿宋_GB2312" w:cs="仿宋_GB2312"/>
          <w:bCs/>
          <w:color w:val="auto"/>
          <w:sz w:val="32"/>
          <w:szCs w:val="32"/>
        </w:rPr>
      </w:pPr>
      <w:del w:id="164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各学院、</w:delText>
        </w:r>
      </w:del>
      <w:del w:id="16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highlight w:val="yellow"/>
            <w:lang w:val="en-US" w:eastAsia="zh-CN"/>
          </w:rPr>
          <w:delText>附属肿瘤医院</w:delText>
        </w:r>
      </w:del>
      <w:del w:id="166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活动负责人组织好本单位方队在指定位置</w:delText>
        </w:r>
      </w:del>
      <w:del w:id="16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候场，</w:delText>
        </w:r>
      </w:del>
      <w:del w:id="16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校工会组织好教职工方队在指定位置候场，校友总会秘书处、教育基金会秘书处组织好校友方队在指定位置候场</w:delText>
        </w:r>
      </w:del>
      <w:del w:id="16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。各单位方队由活动负责人1人、旗手1人（队旗规格</w:delText>
        </w:r>
      </w:del>
      <w:del w:id="17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3</w:delText>
        </w:r>
      </w:del>
      <w:del w:id="17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号，旗长</w:delText>
        </w:r>
      </w:del>
      <w:del w:id="17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192</w:delText>
        </w:r>
      </w:del>
      <w:del w:id="17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厘米，宽</w:delText>
        </w:r>
      </w:del>
      <w:del w:id="174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128</w:delText>
        </w:r>
      </w:del>
      <w:del w:id="17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厘米，旗杆长度不超过3米，由学工部准备）和方队成员组成，集结时间为10月1</w:delText>
        </w:r>
      </w:del>
      <w:del w:id="176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delText>1</w:delText>
        </w:r>
      </w:del>
      <w:del w:id="17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elText>日</w:delText>
        </w:r>
      </w:del>
      <w:del w:id="178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8</w:delText>
        </w:r>
      </w:del>
      <w:del w:id="179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:</w:delText>
        </w:r>
      </w:del>
      <w:del w:id="180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15</w:delText>
        </w:r>
      </w:del>
      <w:del w:id="181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，热身活动时间为</w:delText>
        </w:r>
      </w:del>
      <w:del w:id="182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8</w:delText>
        </w:r>
      </w:del>
      <w:del w:id="183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:</w:delText>
        </w:r>
      </w:del>
      <w:del w:id="184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20</w:delText>
        </w:r>
      </w:del>
      <w:del w:id="185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-</w:delText>
        </w:r>
      </w:del>
      <w:del w:id="186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8</w:delText>
        </w:r>
      </w:del>
      <w:del w:id="187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:</w:delText>
        </w:r>
      </w:del>
      <w:del w:id="188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40</w:delText>
        </w:r>
      </w:del>
      <w:del w:id="189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delText>。</w:delText>
        </w:r>
      </w:del>
    </w:p>
    <w:p w14:paraId="17200C6E">
      <w:pPr>
        <w:pStyle w:val="11"/>
        <w:spacing w:line="600" w:lineRule="exact"/>
        <w:ind w:left="1723" w:hanging="1080" w:firstLineChars="0"/>
        <w:jc w:val="left"/>
        <w:outlineLvl w:val="1"/>
        <w:rPr>
          <w:del w:id="190" w:author="本人" w:date="2026-09-23T16:06:51Z"/>
          <w:rFonts w:ascii="Times New Roman" w:hAnsi="Times New Roman" w:eastAsia="楷体_GB2312" w:cs="Times New Roman"/>
          <w:bCs/>
          <w:color w:val="auto"/>
          <w:sz w:val="32"/>
          <w:szCs w:val="32"/>
        </w:rPr>
      </w:pPr>
      <w:del w:id="191" w:author="本人" w:date="2026-09-23T16:06:51Z">
        <w:r>
          <w:rPr>
            <w:rFonts w:ascii="Times New Roman" w:hAnsi="Times New Roman" w:eastAsia="楷体_GB2312" w:cs="Times New Roman"/>
            <w:bCs/>
            <w:color w:val="auto"/>
            <w:sz w:val="32"/>
            <w:szCs w:val="32"/>
          </w:rPr>
          <w:delText>（四）</w:delText>
        </w:r>
      </w:del>
      <w:del w:id="192" w:author="本人" w:date="2026-09-23T16:06:51Z">
        <w:r>
          <w:rPr>
            <w:rFonts w:hint="eastAsia" w:ascii="Times New Roman" w:hAnsi="Times New Roman" w:eastAsia="楷体_GB2312" w:cs="Times New Roman"/>
            <w:bCs/>
            <w:color w:val="auto"/>
            <w:sz w:val="32"/>
            <w:szCs w:val="32"/>
          </w:rPr>
          <w:delText>开幕式及跑步活动</w:delText>
        </w:r>
      </w:del>
    </w:p>
    <w:p w14:paraId="438983A5">
      <w:pPr>
        <w:spacing w:line="600" w:lineRule="exact"/>
        <w:ind w:firstLine="640" w:firstLineChars="200"/>
        <w:rPr>
          <w:del w:id="193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rPrChange w:id="194" w:author="admin" w:date="2026-09-23T12:05:13Z">
            <w:rPr>
              <w:del w:id="195" w:author="本人" w:date="2026-09-23T16:06:51Z"/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del w:id="196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rPrChange w:id="197" w:author="admin" w:date="2026-09-23T12:05:13Z">
              <w:rPr>
                <w:rFonts w:hint="eastAsia" w:ascii="Times New Roman" w:hAnsi="Times New Roman" w:eastAsia="仿宋_GB2312" w:cs="仿宋_GB2312"/>
                <w:bCs/>
                <w:color w:val="auto"/>
                <w:sz w:val="32"/>
                <w:szCs w:val="32"/>
              </w:rPr>
            </w:rPrChange>
          </w:rPr>
          <w:delText>开幕式于10月1</w:delText>
        </w:r>
      </w:del>
      <w:del w:id="198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  <w:rPrChange w:id="199" w:author="admin" w:date="2026-09-23T12:05:13Z">
              <w:rPr>
                <w:rFonts w:hint="eastAsia" w:ascii="Times New Roman" w:hAnsi="Times New Roman" w:eastAsia="仿宋_GB2312" w:cs="仿宋_GB2312"/>
                <w:bCs/>
                <w:color w:val="auto"/>
                <w:sz w:val="32"/>
                <w:szCs w:val="32"/>
                <w:lang w:val="en-US" w:eastAsia="zh-CN"/>
              </w:rPr>
            </w:rPrChange>
          </w:rPr>
          <w:delText>1</w:delText>
        </w:r>
      </w:del>
      <w:del w:id="200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rPrChange w:id="201" w:author="admin" w:date="2026-09-23T12:05:13Z">
              <w:rPr>
                <w:rFonts w:hint="eastAsia" w:ascii="Times New Roman" w:hAnsi="Times New Roman" w:eastAsia="仿宋_GB2312" w:cs="仿宋_GB2312"/>
                <w:bCs/>
                <w:color w:val="auto"/>
                <w:sz w:val="32"/>
                <w:szCs w:val="32"/>
              </w:rPr>
            </w:rPrChange>
          </w:rPr>
          <w:delText>日</w:delText>
        </w:r>
      </w:del>
      <w:del w:id="202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  <w:rPrChange w:id="203" w:author="admin" w:date="2026-09-23T12:05:13Z">
              <w:rPr>
                <w:rFonts w:hint="eastAsia" w:ascii="Times New Roman" w:hAnsi="Times New Roman" w:eastAsia="仿宋_GB2312" w:cs="仿宋_GB2312"/>
                <w:bCs/>
                <w:color w:val="auto"/>
                <w:sz w:val="32"/>
                <w:szCs w:val="32"/>
                <w:lang w:val="en-US" w:eastAsia="zh-CN"/>
              </w:rPr>
            </w:rPrChange>
          </w:rPr>
          <w:delText>8</w:delText>
        </w:r>
      </w:del>
      <w:del w:id="204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rPrChange w:id="205" w:author="admin" w:date="2026-09-23T12:05:13Z">
              <w:rPr>
                <w:rFonts w:hint="eastAsia" w:ascii="Times New Roman" w:hAnsi="Times New Roman" w:eastAsia="仿宋_GB2312" w:cs="仿宋_GB2312"/>
                <w:bCs/>
                <w:color w:val="auto"/>
                <w:sz w:val="32"/>
                <w:szCs w:val="32"/>
              </w:rPr>
            </w:rPrChange>
          </w:rPr>
          <w:delText>:</w:delText>
        </w:r>
      </w:del>
      <w:del w:id="206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  <w:rPrChange w:id="207" w:author="admin" w:date="2026-09-23T12:05:13Z">
              <w:rPr>
                <w:rFonts w:hint="eastAsia" w:ascii="Times New Roman" w:hAnsi="Times New Roman" w:eastAsia="仿宋_GB2312" w:cs="仿宋_GB2312"/>
                <w:bCs/>
                <w:color w:val="auto"/>
                <w:sz w:val="32"/>
                <w:szCs w:val="32"/>
                <w:lang w:val="en-US" w:eastAsia="zh-CN"/>
              </w:rPr>
            </w:rPrChange>
          </w:rPr>
          <w:delText>45</w:delText>
        </w:r>
      </w:del>
      <w:del w:id="20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209" w:author="admin" w:date="2026-09-23T12:05:13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在虎溪校区体育中心广场进行。开幕式结束后，各单位根据安排开展健康跑活动。</w:delText>
        </w:r>
      </w:del>
    </w:p>
    <w:p w14:paraId="0D8C26D0">
      <w:pPr>
        <w:pStyle w:val="11"/>
        <w:spacing w:line="600" w:lineRule="exact"/>
        <w:ind w:left="1723" w:hanging="1080" w:firstLineChars="0"/>
        <w:jc w:val="left"/>
        <w:outlineLvl w:val="1"/>
        <w:rPr>
          <w:del w:id="210" w:author="本人" w:date="2026-09-23T16:06:51Z"/>
          <w:rFonts w:ascii="Times New Roman" w:hAnsi="Times New Roman" w:eastAsia="楷体_GB2312" w:cs="Times New Roman"/>
          <w:bCs/>
          <w:sz w:val="32"/>
          <w:szCs w:val="32"/>
        </w:rPr>
      </w:pPr>
      <w:del w:id="211" w:author="本人" w:date="2026-09-23T16:06:51Z">
        <w:r>
          <w:rPr>
            <w:rFonts w:ascii="Times New Roman" w:hAnsi="Times New Roman" w:eastAsia="楷体_GB2312" w:cs="Times New Roman"/>
            <w:bCs/>
            <w:sz w:val="32"/>
            <w:szCs w:val="32"/>
          </w:rPr>
          <w:delText>（五）</w:delText>
        </w:r>
      </w:del>
      <w:del w:id="212" w:author="本人" w:date="2026-09-23T16:06:51Z">
        <w:r>
          <w:rPr>
            <w:rFonts w:hint="eastAsia" w:ascii="Times New Roman" w:hAnsi="Times New Roman" w:eastAsia="楷体_GB2312" w:cs="Times New Roman"/>
            <w:bCs/>
            <w:sz w:val="32"/>
            <w:szCs w:val="32"/>
          </w:rPr>
          <w:delText>纪念品发放</w:delText>
        </w:r>
      </w:del>
    </w:p>
    <w:p w14:paraId="54B9B32E">
      <w:pPr>
        <w:spacing w:line="600" w:lineRule="exact"/>
        <w:ind w:firstLine="640" w:firstLineChars="200"/>
        <w:rPr>
          <w:del w:id="213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rPrChange w:id="214" w:author="admin" w:date="2026-09-23T12:05:20Z">
            <w:rPr>
              <w:del w:id="215" w:author="本人" w:date="2026-09-23T16:06:51Z"/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del w:id="216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217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所有完成校园健康跑活动的参加者请于10月1</w:delText>
        </w:r>
      </w:del>
      <w:del w:id="21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219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1</w:delText>
        </w:r>
      </w:del>
      <w:del w:id="22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221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日</w:delText>
        </w:r>
      </w:del>
      <w:del w:id="22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223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11</w:delText>
        </w:r>
      </w:del>
      <w:del w:id="224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225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:</w:delText>
        </w:r>
      </w:del>
      <w:del w:id="226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227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3</w:delText>
        </w:r>
      </w:del>
      <w:del w:id="22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229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0</w:delText>
        </w:r>
      </w:del>
      <w:del w:id="23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231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前</w:delText>
        </w:r>
      </w:del>
      <w:del w:id="23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233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在终点处</w:delText>
        </w:r>
      </w:del>
      <w:del w:id="234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  <w:rPrChange w:id="235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eastAsia="zh-CN"/>
              </w:rPr>
            </w:rPrChange>
          </w:rPr>
          <w:delText>（</w:delText>
        </w:r>
      </w:del>
      <w:del w:id="236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237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田径场内</w:delText>
        </w:r>
      </w:del>
      <w:del w:id="23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  <w:rPrChange w:id="239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eastAsia="zh-CN"/>
              </w:rPr>
            </w:rPrChange>
          </w:rPr>
          <w:delText>）</w:delText>
        </w:r>
      </w:del>
      <w:del w:id="24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241" w:author="admin" w:date="2026-09-23T12:05:20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领取纪念品。</w:delText>
        </w:r>
      </w:del>
    </w:p>
    <w:p w14:paraId="3FA6CF8A">
      <w:pPr>
        <w:keepNext w:val="0"/>
        <w:keepLines w:val="0"/>
        <w:widowControl/>
        <w:suppressLineNumbers w:val="0"/>
        <w:ind w:firstLine="640" w:firstLineChars="200"/>
        <w:jc w:val="left"/>
        <w:rPr>
          <w:del w:id="242" w:author="本人" w:date="2026-09-23T16:06:51Z"/>
          <w:rFonts w:hint="eastAsia" w:ascii="仿宋_GB2312" w:hAnsi="仿宋_GB2312" w:eastAsia="仿宋_GB2312" w:cs="仿宋_GB2312"/>
          <w:bCs/>
          <w:color w:val="auto"/>
          <w:sz w:val="32"/>
          <w:szCs w:val="32"/>
          <w:rPrChange w:id="243" w:author="admin" w:date="2026-09-23T12:05:20Z">
            <w:rPr>
              <w:del w:id="244" w:author="本人" w:date="2026-09-23T16:06:51Z"/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</w:rPr>
          </w:rPrChange>
        </w:rPr>
      </w:pPr>
      <w:del w:id="245" w:author="本人" w:date="2026-09-23T16:06:51Z">
        <w:r>
          <w:rPr>
            <w:rFonts w:hint="eastAsia" w:ascii="仿宋_GB2312" w:hAnsi="仿宋_GB2312" w:eastAsia="仿宋_GB2312" w:cs="仿宋_GB2312"/>
            <w:color w:val="000000"/>
            <w:kern w:val="0"/>
            <w:sz w:val="32"/>
            <w:szCs w:val="32"/>
            <w:lang w:val="en-US" w:eastAsia="zh-CN" w:bidi="ar"/>
            <w:rPrChange w:id="246" w:author="admin" w:date="2026-09-23T12:05:20Z">
              <w:rPr>
                <w:rFonts w:ascii="仿宋_GB2312" w:hAnsi="宋体" w:eastAsia="仿宋_GB2312" w:cs="仿宋_GB2312"/>
                <w:color w:val="000000"/>
                <w:kern w:val="0"/>
                <w:sz w:val="31"/>
                <w:szCs w:val="31"/>
                <w:lang w:val="en-US" w:eastAsia="zh-CN" w:bidi="ar"/>
              </w:rPr>
            </w:rPrChange>
          </w:rPr>
          <w:delText>活动详情见</w:delText>
        </w:r>
      </w:del>
      <w:del w:id="247" w:author="本人" w:date="2026-09-23T16:06:51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lang w:val="en-US" w:eastAsia="zh-CN" w:bidi="ar"/>
            <w:rPrChange w:id="248" w:author="admin" w:date="2026-09-23T12:05:20Z">
              <w:rPr>
                <w:rFonts w:hint="eastAsia" w:ascii="仿宋_GB2312" w:hAnsi="宋体" w:eastAsia="仿宋_GB2312" w:cs="仿宋_GB2312"/>
                <w:color w:val="auto"/>
                <w:kern w:val="0"/>
                <w:sz w:val="31"/>
                <w:szCs w:val="31"/>
                <w:lang w:val="en-US" w:eastAsia="zh-CN" w:bidi="ar"/>
              </w:rPr>
            </w:rPrChange>
          </w:rPr>
          <w:delText>2026高百接力赛西南站暨重庆大学“奔向2029·逐梦百年新重大”校园健康跑</w:delText>
        </w:r>
      </w:del>
      <w:ins w:id="249" w:author="admin" w:date="2026-09-23T14:04:43Z">
        <w:del w:id="250" w:author="本人" w:date="2026-09-23T16:06:51Z">
          <w:r>
            <w:rPr>
              <w:rFonts w:hint="eastAsia" w:ascii="仿宋_GB2312" w:hAnsi="仿宋_GB2312" w:eastAsia="仿宋_GB2312" w:cs="仿宋_GB2312"/>
              <w:color w:val="auto"/>
              <w:kern w:val="0"/>
              <w:sz w:val="32"/>
              <w:szCs w:val="32"/>
              <w:lang w:val="en-US" w:eastAsia="zh-CN" w:bidi="ar"/>
            </w:rPr>
            <w:delText>活动</w:delText>
          </w:r>
        </w:del>
      </w:ins>
      <w:ins w:id="251" w:author="admin" w:date="2026-09-23T14:04:44Z">
        <w:del w:id="252" w:author="本人" w:date="2026-09-23T16:06:51Z">
          <w:r>
            <w:rPr>
              <w:rFonts w:hint="eastAsia" w:ascii="仿宋_GB2312" w:hAnsi="仿宋_GB2312" w:eastAsia="仿宋_GB2312" w:cs="仿宋_GB2312"/>
              <w:color w:val="auto"/>
              <w:kern w:val="0"/>
              <w:sz w:val="32"/>
              <w:szCs w:val="32"/>
              <w:lang w:val="en-US" w:eastAsia="zh-CN" w:bidi="ar"/>
            </w:rPr>
            <w:delText>规程</w:delText>
          </w:r>
        </w:del>
      </w:ins>
      <w:del w:id="253" w:author="本人" w:date="2026-09-23T16:06:51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lang w:val="en-US" w:eastAsia="zh-CN" w:bidi="ar"/>
            <w:rPrChange w:id="254" w:author="admin" w:date="2026-09-23T12:05:20Z">
              <w:rPr>
                <w:rFonts w:ascii="仿宋_GB2312" w:hAnsi="宋体" w:eastAsia="仿宋_GB2312" w:cs="仿宋_GB2312"/>
                <w:color w:val="auto"/>
                <w:kern w:val="0"/>
                <w:sz w:val="31"/>
                <w:szCs w:val="31"/>
                <w:lang w:val="en-US" w:eastAsia="zh-CN" w:bidi="ar"/>
              </w:rPr>
            </w:rPrChange>
          </w:rPr>
          <w:delText>（附件</w:delText>
        </w:r>
      </w:del>
      <w:ins w:id="255" w:author="admin" w:date="2026-09-23T14:42:12Z">
        <w:del w:id="256" w:author="本人" w:date="2026-09-23T16:06:51Z">
          <w:r>
            <w:rPr>
              <w:rFonts w:hint="eastAsia" w:ascii="仿宋_GB2312" w:hAnsi="仿宋_GB2312" w:eastAsia="仿宋_GB2312" w:cs="仿宋_GB2312"/>
              <w:color w:val="auto"/>
              <w:kern w:val="0"/>
              <w:sz w:val="32"/>
              <w:szCs w:val="32"/>
              <w:lang w:val="en-US" w:eastAsia="zh-CN" w:bidi="ar"/>
            </w:rPr>
            <w:delText>5</w:delText>
          </w:r>
        </w:del>
      </w:ins>
      <w:del w:id="257" w:author="本人" w:date="2026-09-23T16:06:51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lang w:val="en-US" w:eastAsia="zh-CN" w:bidi="ar"/>
            <w:rPrChange w:id="258" w:author="admin" w:date="2026-09-23T12:05:20Z">
              <w:rPr>
                <w:rFonts w:hint="eastAsia" w:ascii="仿宋_GB2312" w:hAnsi="宋体" w:eastAsia="仿宋_GB2312" w:cs="仿宋_GB2312"/>
                <w:color w:val="auto"/>
                <w:kern w:val="0"/>
                <w:sz w:val="31"/>
                <w:szCs w:val="31"/>
                <w:lang w:val="en-US" w:eastAsia="zh-CN" w:bidi="ar"/>
              </w:rPr>
            </w:rPrChange>
          </w:rPr>
          <w:delText>1</w:delText>
        </w:r>
      </w:del>
      <w:del w:id="259" w:author="本人" w:date="2026-09-23T16:06:51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lang w:val="en-US" w:eastAsia="zh-CN" w:bidi="ar"/>
            <w:rPrChange w:id="260" w:author="admin" w:date="2026-09-23T12:05:20Z">
              <w:rPr>
                <w:rFonts w:ascii="仿宋_GB2312" w:hAnsi="宋体" w:eastAsia="仿宋_GB2312" w:cs="仿宋_GB2312"/>
                <w:color w:val="auto"/>
                <w:kern w:val="0"/>
                <w:sz w:val="31"/>
                <w:szCs w:val="31"/>
                <w:lang w:val="en-US" w:eastAsia="zh-CN" w:bidi="ar"/>
              </w:rPr>
            </w:rPrChange>
          </w:rPr>
          <w:delText>）。</w:delText>
        </w:r>
      </w:del>
    </w:p>
    <w:p w14:paraId="731BDFB2">
      <w:pPr>
        <w:spacing w:line="600" w:lineRule="exact"/>
        <w:ind w:firstLine="640" w:firstLineChars="200"/>
        <w:jc w:val="left"/>
        <w:outlineLvl w:val="0"/>
        <w:rPr>
          <w:del w:id="261" w:author="本人" w:date="2026-09-23T16:06:51Z"/>
          <w:rFonts w:ascii="Times New Roman" w:hAnsi="Times New Roman" w:eastAsia="黑体" w:cs="Times New Roman"/>
          <w:bCs/>
          <w:sz w:val="32"/>
          <w:szCs w:val="32"/>
        </w:rPr>
      </w:pPr>
      <w:del w:id="262" w:author="本人" w:date="2026-09-23T16:06:51Z">
        <w:r>
          <w:rPr>
            <w:rFonts w:hint="eastAsia" w:ascii="Times New Roman" w:hAnsi="Times New Roman" w:eastAsia="黑体" w:cs="Times New Roman"/>
            <w:bCs/>
            <w:sz w:val="32"/>
            <w:szCs w:val="32"/>
          </w:rPr>
          <w:delText>五</w:delText>
        </w:r>
      </w:del>
      <w:del w:id="263" w:author="本人" w:date="2026-09-23T16:06:51Z">
        <w:r>
          <w:rPr>
            <w:rFonts w:ascii="Times New Roman" w:hAnsi="Times New Roman" w:eastAsia="黑体" w:cs="Times New Roman"/>
            <w:bCs/>
            <w:sz w:val="32"/>
            <w:szCs w:val="32"/>
          </w:rPr>
          <w:delText>、</w:delText>
        </w:r>
      </w:del>
      <w:del w:id="264" w:author="本人" w:date="2026-09-23T16:06:51Z">
        <w:r>
          <w:rPr>
            <w:rFonts w:hint="eastAsia" w:ascii="Times New Roman" w:hAnsi="Times New Roman" w:eastAsia="黑体" w:cs="Times New Roman"/>
            <w:bCs/>
            <w:sz w:val="32"/>
            <w:szCs w:val="32"/>
          </w:rPr>
          <w:delText>注意事项</w:delText>
        </w:r>
      </w:del>
    </w:p>
    <w:p w14:paraId="0F61B6C3">
      <w:pPr>
        <w:pStyle w:val="6"/>
        <w:widowControl/>
        <w:spacing w:beforeAutospacing="0" w:afterAutospacing="0" w:line="600" w:lineRule="exact"/>
        <w:ind w:firstLine="640" w:firstLineChars="200"/>
        <w:jc w:val="both"/>
        <w:outlineLvl w:val="1"/>
        <w:rPr>
          <w:del w:id="265" w:author="本人" w:date="2026-09-23T16:06:51Z"/>
          <w:rFonts w:ascii="Times New Roman" w:hAnsi="Times New Roman" w:eastAsia="楷体_GB2312" w:cs="楷体_GB2312"/>
          <w:sz w:val="32"/>
          <w:szCs w:val="32"/>
        </w:rPr>
      </w:pPr>
      <w:del w:id="266" w:author="本人" w:date="2026-09-23T16:06:51Z">
        <w:r>
          <w:rPr>
            <w:rFonts w:hint="eastAsia" w:ascii="Times New Roman" w:hAnsi="Times New Roman" w:eastAsia="楷体_GB2312" w:cs="楷体_GB2312"/>
            <w:sz w:val="32"/>
            <w:szCs w:val="32"/>
          </w:rPr>
          <w:delText>（一）体检</w:delText>
        </w:r>
      </w:del>
    </w:p>
    <w:p w14:paraId="32AD1D80">
      <w:pPr>
        <w:ind w:firstLine="564"/>
        <w:rPr>
          <w:del w:id="267" w:author="本人" w:date="2026-09-23T16:06:51Z"/>
          <w:rFonts w:ascii="Times New Roman" w:hAnsi="Times New Roman" w:eastAsia="仿宋_GB2312" w:cs="仿宋_GB2312"/>
          <w:bCs/>
          <w:sz w:val="32"/>
          <w:szCs w:val="32"/>
        </w:rPr>
      </w:pPr>
      <w:del w:id="268" w:author="本人" w:date="2026-09-23T16:06:51Z">
        <w:r>
          <w:rPr>
            <w:rFonts w:hint="eastAsia" w:ascii="Times New Roman" w:hAnsi="Times New Roman" w:eastAsia="仿宋_GB2312" w:cs="仿宋_GB2312"/>
            <w:bCs/>
            <w:sz w:val="32"/>
            <w:szCs w:val="32"/>
          </w:rPr>
          <w:delText>所有健康跑活动参与者需在半年内做过体检，参与者结合体检报告进行自我评估，并根据自己的身体状况和能力选择报名。</w:delText>
        </w:r>
      </w:del>
    </w:p>
    <w:p w14:paraId="20D86AA2">
      <w:pPr>
        <w:pStyle w:val="6"/>
        <w:widowControl/>
        <w:spacing w:beforeAutospacing="0" w:afterAutospacing="0" w:line="600" w:lineRule="exact"/>
        <w:ind w:firstLine="640" w:firstLineChars="200"/>
        <w:jc w:val="both"/>
        <w:outlineLvl w:val="1"/>
        <w:rPr>
          <w:del w:id="269" w:author="本人" w:date="2026-09-23T16:06:51Z"/>
          <w:rFonts w:ascii="Times New Roman" w:hAnsi="Times New Roman" w:eastAsia="楷体_GB2312" w:cs="楷体_GB2312"/>
          <w:sz w:val="32"/>
          <w:szCs w:val="32"/>
        </w:rPr>
      </w:pPr>
      <w:del w:id="270" w:author="本人" w:date="2026-09-23T16:06:51Z">
        <w:r>
          <w:rPr>
            <w:rFonts w:hint="eastAsia" w:ascii="Times New Roman" w:hAnsi="Times New Roman" w:eastAsia="楷体_GB2312" w:cs="楷体_GB2312"/>
            <w:sz w:val="32"/>
            <w:szCs w:val="32"/>
          </w:rPr>
          <w:delText>（二）安全要求</w:delText>
        </w:r>
      </w:del>
    </w:p>
    <w:p w14:paraId="297F9548">
      <w:pPr>
        <w:pStyle w:val="6"/>
        <w:widowControl/>
        <w:spacing w:beforeAutospacing="0" w:afterAutospacing="0" w:line="600" w:lineRule="exact"/>
        <w:ind w:firstLine="640" w:firstLineChars="200"/>
        <w:jc w:val="both"/>
        <w:rPr>
          <w:del w:id="271" w:author="本人" w:date="2026-09-23T16:06:51Z"/>
          <w:rFonts w:hint="eastAsia" w:ascii="仿宋_GB2312" w:hAnsi="仿宋_GB2312" w:eastAsia="仿宋_GB2312" w:cs="仿宋_GB2312"/>
          <w:bCs/>
          <w:kern w:val="2"/>
          <w:sz w:val="32"/>
          <w:szCs w:val="32"/>
          <w:rPrChange w:id="272" w:author="admin" w:date="2026-09-23T12:05:31Z">
            <w:rPr>
              <w:del w:id="273" w:author="本人" w:date="2026-09-23T16:06:51Z"/>
              <w:rFonts w:ascii="Times New Roman" w:hAnsi="Times New Roman" w:eastAsia="仿宋_GB2312" w:cs="仿宋_GB2312"/>
              <w:bCs/>
              <w:kern w:val="2"/>
              <w:sz w:val="32"/>
              <w:szCs w:val="32"/>
            </w:rPr>
          </w:rPrChange>
        </w:rPr>
      </w:pPr>
      <w:del w:id="274" w:author="本人" w:date="2026-09-23T16:06:51Z">
        <w:r>
          <w:rPr>
            <w:rFonts w:hint="eastAsia" w:ascii="仿宋_GB2312" w:hAnsi="仿宋_GB2312" w:eastAsia="仿宋_GB2312" w:cs="仿宋_GB2312"/>
            <w:kern w:val="2"/>
            <w:sz w:val="32"/>
            <w:szCs w:val="28"/>
            <w:rPrChange w:id="275" w:author="admin" w:date="2026-09-23T12:05:31Z">
              <w:rPr>
                <w:rFonts w:hint="eastAsia" w:ascii="Times New Roman" w:hAnsi="Times New Roman" w:eastAsia="仿宋_GB2312" w:cs="仿宋_GB2312"/>
                <w:kern w:val="2"/>
                <w:sz w:val="32"/>
                <w:szCs w:val="28"/>
              </w:rPr>
            </w:rPrChange>
          </w:rPr>
          <w:delText>1.</w:delText>
        </w:r>
      </w:del>
      <w:del w:id="276" w:author="本人" w:date="2026-09-23T16:06:51Z">
        <w:r>
          <w:rPr>
            <w:rFonts w:hint="eastAsia" w:ascii="仿宋_GB2312" w:hAnsi="仿宋_GB2312" w:eastAsia="仿宋_GB2312" w:cs="仿宋_GB2312"/>
            <w:bCs/>
            <w:kern w:val="2"/>
            <w:sz w:val="32"/>
            <w:szCs w:val="32"/>
            <w:rPrChange w:id="277" w:author="admin" w:date="2026-09-23T12:05:31Z">
              <w:rPr>
                <w:rFonts w:hint="eastAsia" w:ascii="Times New Roman" w:hAnsi="Times New Roman" w:eastAsia="仿宋_GB2312" w:cs="仿宋_GB2312"/>
                <w:bCs/>
                <w:kern w:val="2"/>
                <w:sz w:val="32"/>
                <w:szCs w:val="32"/>
              </w:rPr>
            </w:rPrChange>
          </w:rPr>
          <w:delText>请各单位提前组织参加校园健康跑活动的师生进行适应性锻炼。请参加校园健康跑活动的校友在本地进行体检及适应性锻炼。</w:delText>
        </w:r>
      </w:del>
    </w:p>
    <w:p w14:paraId="1E8EA920">
      <w:pPr>
        <w:pStyle w:val="6"/>
        <w:widowControl/>
        <w:spacing w:beforeAutospacing="0" w:afterAutospacing="0" w:line="600" w:lineRule="exact"/>
        <w:ind w:firstLine="640" w:firstLineChars="200"/>
        <w:jc w:val="both"/>
        <w:rPr>
          <w:del w:id="278" w:author="本人" w:date="2026-09-23T16:06:51Z"/>
          <w:rFonts w:hint="eastAsia" w:ascii="仿宋_GB2312" w:hAnsi="仿宋_GB2312" w:eastAsia="仿宋_GB2312" w:cs="仿宋_GB2312"/>
          <w:bCs/>
          <w:kern w:val="2"/>
          <w:sz w:val="32"/>
          <w:szCs w:val="32"/>
          <w:rPrChange w:id="279" w:author="admin" w:date="2026-09-23T12:05:31Z">
            <w:rPr>
              <w:del w:id="280" w:author="本人" w:date="2026-09-23T16:06:51Z"/>
              <w:rFonts w:ascii="Times New Roman" w:hAnsi="Times New Roman" w:eastAsia="仿宋_GB2312" w:cs="仿宋_GB2312"/>
              <w:bCs/>
              <w:kern w:val="2"/>
              <w:sz w:val="32"/>
              <w:szCs w:val="32"/>
            </w:rPr>
          </w:rPrChange>
        </w:rPr>
      </w:pPr>
      <w:del w:id="281" w:author="本人" w:date="2026-09-23T16:06:51Z">
        <w:r>
          <w:rPr>
            <w:rFonts w:hint="eastAsia" w:ascii="仿宋_GB2312" w:hAnsi="仿宋_GB2312" w:eastAsia="仿宋_GB2312" w:cs="仿宋_GB2312"/>
            <w:kern w:val="2"/>
            <w:sz w:val="32"/>
            <w:szCs w:val="28"/>
            <w:rPrChange w:id="282" w:author="admin" w:date="2026-09-23T12:05:31Z">
              <w:rPr>
                <w:rFonts w:hint="eastAsia" w:ascii="Times New Roman" w:hAnsi="Times New Roman" w:eastAsia="仿宋_GB2312" w:cs="仿宋_GB2312"/>
                <w:kern w:val="2"/>
                <w:sz w:val="32"/>
                <w:szCs w:val="28"/>
              </w:rPr>
            </w:rPrChange>
          </w:rPr>
          <w:delText>2.</w:delText>
        </w:r>
      </w:del>
      <w:del w:id="283" w:author="本人" w:date="2026-09-23T16:06:51Z">
        <w:r>
          <w:rPr>
            <w:rFonts w:hint="eastAsia" w:ascii="仿宋_GB2312" w:hAnsi="仿宋_GB2312" w:eastAsia="仿宋_GB2312" w:cs="仿宋_GB2312"/>
            <w:bCs/>
            <w:kern w:val="2"/>
            <w:sz w:val="32"/>
            <w:szCs w:val="32"/>
            <w:rPrChange w:id="284" w:author="admin" w:date="2026-09-23T12:05:31Z">
              <w:rPr>
                <w:rFonts w:hint="eastAsia" w:ascii="Times New Roman" w:hAnsi="Times New Roman" w:eastAsia="仿宋_GB2312" w:cs="仿宋_GB2312"/>
                <w:bCs/>
                <w:kern w:val="2"/>
                <w:sz w:val="32"/>
                <w:szCs w:val="32"/>
              </w:rPr>
            </w:rPrChange>
          </w:rPr>
          <w:delText>请参赛者慎重评估自身身体状况后进行报名、参赛。本人需知悉参加活动可能出现的风险，准备必要的防范措施。身体不适者不参加校园健康跑活动。</w:delText>
        </w:r>
      </w:del>
    </w:p>
    <w:p w14:paraId="61FAEC6B">
      <w:pPr>
        <w:spacing w:line="600" w:lineRule="exact"/>
        <w:ind w:firstLine="640" w:firstLineChars="200"/>
        <w:rPr>
          <w:del w:id="285" w:author="本人" w:date="2026-09-23T16:06:51Z"/>
          <w:rFonts w:hint="eastAsia" w:ascii="仿宋_GB2312" w:hAnsi="仿宋_GB2312" w:eastAsia="仿宋_GB2312" w:cs="仿宋_GB2312"/>
          <w:bCs/>
          <w:color w:val="auto"/>
          <w:sz w:val="32"/>
          <w:szCs w:val="32"/>
          <w:rPrChange w:id="286" w:author="admin" w:date="2026-09-23T12:05:31Z">
            <w:rPr>
              <w:del w:id="287" w:author="本人" w:date="2026-09-23T16:06:51Z"/>
              <w:rFonts w:ascii="Times New Roman" w:hAnsi="Times New Roman" w:eastAsia="仿宋_GB2312" w:cs="仿宋_GB2312"/>
              <w:bCs/>
              <w:color w:val="auto"/>
              <w:sz w:val="32"/>
              <w:szCs w:val="32"/>
            </w:rPr>
          </w:rPrChange>
        </w:rPr>
      </w:pPr>
      <w:del w:id="288" w:author="本人" w:date="2026-09-23T16:06:51Z">
        <w:r>
          <w:rPr>
            <w:rFonts w:hint="eastAsia" w:ascii="仿宋_GB2312" w:hAnsi="仿宋_GB2312" w:eastAsia="仿宋_GB2312" w:cs="仿宋_GB2312"/>
            <w:sz w:val="32"/>
            <w:szCs w:val="28"/>
            <w:rPrChange w:id="289" w:author="admin" w:date="2026-09-23T12:05:31Z">
              <w:rPr>
                <w:rFonts w:hint="eastAsia" w:ascii="Times New Roman" w:hAnsi="Times New Roman" w:eastAsia="仿宋_GB2312" w:cs="仿宋_GB2312"/>
                <w:sz w:val="32"/>
                <w:szCs w:val="28"/>
              </w:rPr>
            </w:rPrChange>
          </w:rPr>
          <w:delText>3.</w:delText>
        </w:r>
      </w:del>
      <w:del w:id="29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291" w:author="admin" w:date="2026-09-23T12:05:31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校园健康跑活动报名时，参加者需阅读并签署</w:delText>
        </w:r>
      </w:del>
      <w:ins w:id="292" w:author="admin" w:date="2026-09-23T14:10:32Z">
        <w:del w:id="293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《</w:delText>
          </w:r>
        </w:del>
      </w:ins>
      <w:ins w:id="294" w:author="admin" w:date="2026-09-23T14:10:42Z">
        <w:del w:id="295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rPrChange w:id="296" w:author="admin" w:date="2026-09-23T14:10:42Z">
                <w:rPr>
                  <w:rFonts w:hint="eastAsia"/>
                </w:rPr>
              </w:rPrChange>
            </w:rPr>
            <w:delText>202</w:delText>
          </w:r>
        </w:del>
      </w:ins>
      <w:ins w:id="297" w:author="admin" w:date="2026-09-23T14:10:45Z">
        <w:del w:id="298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eastAsia="zh-CN"/>
            </w:rPr>
            <w:delText>6</w:delText>
          </w:r>
        </w:del>
      </w:ins>
      <w:ins w:id="299" w:author="admin" w:date="2026-09-23T14:10:42Z">
        <w:del w:id="300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rPrChange w:id="301" w:author="admin" w:date="2026-09-23T14:10:42Z">
                <w:rPr>
                  <w:rFonts w:hint="eastAsia"/>
                </w:rPr>
              </w:rPrChange>
            </w:rPr>
            <w:delText>年校园健康跑活动</w:delText>
          </w:r>
        </w:del>
      </w:ins>
      <w:del w:id="302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  <w:rPrChange w:id="303" w:author="admin" w:date="2026-09-23T12:05:31Z">
              <w:rPr>
                <w:rFonts w:hint="eastAsia" w:ascii="Times New Roman" w:hAnsi="Times New Roman" w:eastAsia="仿宋_GB2312" w:cs="仿宋_GB2312"/>
                <w:bCs/>
                <w:color w:val="auto"/>
                <w:sz w:val="32"/>
                <w:szCs w:val="32"/>
                <w:lang w:val="en-US" w:eastAsia="zh-CN"/>
              </w:rPr>
            </w:rPrChange>
          </w:rPr>
          <w:delText>承诺书</w:delText>
        </w:r>
      </w:del>
      <w:ins w:id="304" w:author="admin" w:date="2026-09-23T14:10:48Z">
        <w:del w:id="305" w:author="本人" w:date="2026-09-23T16:06:51Z">
          <w:r>
            <w:rPr>
              <w:rFonts w:hint="eastAsia" w:ascii="仿宋_GB2312" w:hAnsi="仿宋_GB2312" w:eastAsia="仿宋_GB2312" w:cs="仿宋_GB2312"/>
              <w:bCs/>
              <w:color w:val="auto"/>
              <w:sz w:val="32"/>
              <w:szCs w:val="32"/>
              <w:lang w:val="en-US" w:eastAsia="zh-CN"/>
            </w:rPr>
            <w:delText>》</w:delText>
          </w:r>
        </w:del>
      </w:ins>
      <w:del w:id="306" w:author="本人" w:date="2026-09-23T16:06:51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rPrChange w:id="307" w:author="admin" w:date="2026-09-23T12:05:31Z">
              <w:rPr>
                <w:rFonts w:hint="eastAsia" w:ascii="Times New Roman" w:hAnsi="Times New Roman" w:eastAsia="仿宋_GB2312" w:cs="仿宋_GB2312"/>
                <w:bCs/>
                <w:color w:val="auto"/>
                <w:sz w:val="32"/>
                <w:szCs w:val="32"/>
              </w:rPr>
            </w:rPrChange>
          </w:rPr>
          <w:delText>。</w:delText>
        </w:r>
      </w:del>
    </w:p>
    <w:p w14:paraId="724C9CC2">
      <w:pPr>
        <w:spacing w:line="600" w:lineRule="exact"/>
        <w:ind w:firstLine="640" w:firstLineChars="200"/>
        <w:jc w:val="left"/>
        <w:outlineLvl w:val="0"/>
        <w:rPr>
          <w:del w:id="308" w:author="本人" w:date="2026-09-23T16:06:51Z"/>
          <w:rFonts w:ascii="Times New Roman" w:hAnsi="Times New Roman" w:eastAsia="黑体" w:cs="Times New Roman"/>
          <w:bCs/>
          <w:sz w:val="32"/>
          <w:szCs w:val="32"/>
        </w:rPr>
      </w:pPr>
      <w:del w:id="309" w:author="本人" w:date="2026-09-23T16:06:51Z">
        <w:r>
          <w:rPr>
            <w:rFonts w:hint="eastAsia" w:ascii="Times New Roman" w:hAnsi="Times New Roman" w:eastAsia="黑体" w:cs="Times New Roman"/>
            <w:bCs/>
            <w:sz w:val="32"/>
            <w:szCs w:val="32"/>
          </w:rPr>
          <w:delText>六</w:delText>
        </w:r>
      </w:del>
      <w:del w:id="310" w:author="本人" w:date="2026-09-23T16:06:51Z">
        <w:r>
          <w:rPr>
            <w:rFonts w:ascii="Times New Roman" w:hAnsi="Times New Roman" w:eastAsia="黑体" w:cs="Times New Roman"/>
            <w:bCs/>
            <w:sz w:val="32"/>
            <w:szCs w:val="32"/>
          </w:rPr>
          <w:delText>、</w:delText>
        </w:r>
      </w:del>
      <w:del w:id="311" w:author="本人" w:date="2026-09-23T16:06:51Z">
        <w:r>
          <w:rPr>
            <w:rFonts w:hint="eastAsia" w:ascii="Times New Roman" w:hAnsi="Times New Roman" w:eastAsia="黑体" w:cs="Times New Roman"/>
            <w:bCs/>
            <w:sz w:val="32"/>
            <w:szCs w:val="32"/>
          </w:rPr>
          <w:delText>其他</w:delText>
        </w:r>
      </w:del>
    </w:p>
    <w:p w14:paraId="281E5D29">
      <w:pPr>
        <w:ind w:firstLine="564"/>
        <w:rPr>
          <w:del w:id="312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rPrChange w:id="313" w:author="admin" w:date="2026-09-23T12:05:38Z">
            <w:rPr>
              <w:del w:id="314" w:author="本人" w:date="2026-09-23T16:06:51Z"/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del w:id="31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316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未尽事宜另行通知。</w:delText>
        </w:r>
      </w:del>
    </w:p>
    <w:p w14:paraId="2FE8A531">
      <w:pPr>
        <w:spacing w:line="580" w:lineRule="exact"/>
        <w:ind w:firstLine="640" w:firstLineChars="200"/>
        <w:jc w:val="left"/>
        <w:rPr>
          <w:del w:id="317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rPrChange w:id="318" w:author="admin" w:date="2026-09-23T12:05:38Z">
            <w:rPr>
              <w:del w:id="319" w:author="本人" w:date="2026-09-23T16:06:51Z"/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</w:p>
    <w:p w14:paraId="034DEBDD">
      <w:pPr>
        <w:spacing w:line="600" w:lineRule="atLeast"/>
        <w:ind w:left="733" w:leftChars="349"/>
        <w:jc w:val="left"/>
        <w:rPr>
          <w:ins w:id="320" w:author="admin" w:date="2026-09-23T14:38:29Z"/>
          <w:del w:id="321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del w:id="32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323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附件：1.</w:delText>
        </w:r>
      </w:del>
      <w:ins w:id="324" w:author="admin" w:date="2026-09-23T14:25:16Z">
        <w:del w:id="325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2</w:delText>
          </w:r>
        </w:del>
      </w:ins>
      <w:ins w:id="326" w:author="admin" w:date="2026-09-23T14:25:17Z">
        <w:del w:id="327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026</w:delText>
          </w:r>
        </w:del>
      </w:ins>
      <w:ins w:id="328" w:author="admin" w:date="2026-09-23T14:25:18Z">
        <w:del w:id="329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年</w:delText>
          </w:r>
        </w:del>
      </w:ins>
      <w:ins w:id="330" w:author="admin" w:date="2026-09-23T14:25:14Z">
        <w:del w:id="331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rPrChange w:id="332" w:author="admin" w:date="2026-09-23T14:25:14Z">
                <w:rPr>
                  <w:rFonts w:hint="eastAsia"/>
                </w:rPr>
              </w:rPrChange>
            </w:rPr>
            <w:delText>校园健康跑活动</w:delText>
          </w:r>
        </w:del>
      </w:ins>
      <w:ins w:id="333" w:author="admin" w:date="2026-09-23T14:25:25Z">
        <w:del w:id="334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各学院</w:delText>
          </w:r>
        </w:del>
      </w:ins>
      <w:ins w:id="335" w:author="admin" w:date="2026-09-23T14:25:26Z">
        <w:del w:id="336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学生</w:delText>
          </w:r>
        </w:del>
      </w:ins>
      <w:ins w:id="337" w:author="admin" w:date="2026-09-23T14:25:14Z">
        <w:del w:id="338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rPrChange w:id="339" w:author="admin" w:date="2026-09-23T14:25:14Z">
                <w:rPr>
                  <w:rFonts w:hint="eastAsia"/>
                </w:rPr>
              </w:rPrChange>
            </w:rPr>
            <w:delText>名额分配表</w:delText>
          </w:r>
        </w:del>
      </w:ins>
    </w:p>
    <w:p w14:paraId="2D3F538F">
      <w:pPr>
        <w:spacing w:line="600" w:lineRule="atLeast"/>
        <w:ind w:left="733" w:leftChars="349"/>
        <w:jc w:val="left"/>
        <w:rPr>
          <w:ins w:id="340" w:author="admin" w:date="2026-09-23T14:43:30Z"/>
          <w:del w:id="341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ins w:id="342" w:author="admin" w:date="2026-09-23T14:38:31Z">
        <w:del w:id="343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 xml:space="preserve">     </w:delText>
          </w:r>
        </w:del>
      </w:ins>
      <w:ins w:id="344" w:author="admin" w:date="2026-09-23T14:38:32Z">
        <w:del w:id="345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 xml:space="preserve"> </w:delText>
          </w:r>
        </w:del>
      </w:ins>
      <w:ins w:id="346" w:author="admin" w:date="2026-09-23T14:43:27Z">
        <w:del w:id="347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2.</w:delText>
          </w:r>
        </w:del>
      </w:ins>
      <w:ins w:id="348" w:author="admin" w:date="2026-09-23T14:43:25Z">
        <w:del w:id="349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rPrChange w:id="350" w:author="admin" w:date="2026-09-23T14:43:25Z">
                <w:rPr>
                  <w:rFonts w:hint="eastAsia"/>
                </w:rPr>
              </w:rPrChange>
            </w:rPr>
            <w:delText>2026年校园健康跑活动承诺书</w:delText>
          </w:r>
        </w:del>
      </w:ins>
    </w:p>
    <w:p w14:paraId="4AE5789E">
      <w:pPr>
        <w:spacing w:line="600" w:lineRule="atLeast"/>
        <w:ind w:left="733" w:leftChars="349"/>
        <w:jc w:val="left"/>
        <w:rPr>
          <w:ins w:id="351" w:author="admin" w:date="2026-09-23T15:00:53Z"/>
          <w:del w:id="352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ins w:id="353" w:author="admin" w:date="2026-09-23T14:43:31Z">
        <w:del w:id="354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 xml:space="preserve">      </w:delText>
          </w:r>
        </w:del>
      </w:ins>
      <w:ins w:id="355" w:author="admin" w:date="2026-09-23T14:43:32Z">
        <w:del w:id="356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3</w:delText>
          </w:r>
        </w:del>
      </w:ins>
      <w:ins w:id="357" w:author="admin" w:date="2026-09-23T14:43:33Z">
        <w:del w:id="358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.</w:delText>
          </w:r>
        </w:del>
      </w:ins>
      <w:ins w:id="359" w:author="admin" w:date="2026-09-23T14:59:51Z">
        <w:del w:id="360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rPrChange w:id="361" w:author="admin" w:date="2026-09-23T14:59:51Z">
                <w:rPr>
                  <w:rFonts w:hint="eastAsia"/>
                </w:rPr>
              </w:rPrChange>
            </w:rPr>
            <w:delText>2026年校园健康跑活动学院学生报名表</w:delText>
          </w:r>
        </w:del>
      </w:ins>
    </w:p>
    <w:p w14:paraId="0295A78C">
      <w:pPr>
        <w:spacing w:line="600" w:lineRule="atLeast"/>
        <w:ind w:left="733" w:leftChars="349"/>
        <w:jc w:val="left"/>
        <w:rPr>
          <w:ins w:id="362" w:author="admin" w:date="2026-09-23T15:02:10Z"/>
          <w:del w:id="363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</w:pPr>
      <w:ins w:id="364" w:author="admin" w:date="2026-09-23T15:00:54Z">
        <w:del w:id="365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 xml:space="preserve">     </w:delText>
          </w:r>
        </w:del>
      </w:ins>
      <w:ins w:id="366" w:author="admin" w:date="2026-09-23T15:00:55Z">
        <w:del w:id="367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 xml:space="preserve"> </w:delText>
          </w:r>
        </w:del>
      </w:ins>
      <w:ins w:id="368" w:author="admin" w:date="2026-09-23T15:01:00Z">
        <w:del w:id="369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4.</w:delText>
          </w:r>
        </w:del>
      </w:ins>
      <w:ins w:id="370" w:author="admin" w:date="2026-09-23T15:01:15Z">
        <w:del w:id="371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</w:rPr>
            <w:delText>各单位</w:delText>
          </w:r>
        </w:del>
      </w:ins>
      <w:ins w:id="372" w:author="admin" w:date="2026-09-23T15:00:57Z">
        <w:del w:id="373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rPrChange w:id="374" w:author="admin" w:date="2026-09-23T15:00:57Z">
                <w:rPr>
                  <w:rFonts w:hint="eastAsia"/>
                </w:rPr>
              </w:rPrChange>
            </w:rPr>
            <w:delText>2026年校园健康跑活动负责人及旗手</w:delText>
          </w:r>
        </w:del>
      </w:ins>
    </w:p>
    <w:p w14:paraId="049591E1">
      <w:pPr>
        <w:spacing w:line="600" w:lineRule="atLeast"/>
        <w:ind w:left="733" w:leftChars="349" w:firstLine="960" w:firstLineChars="300"/>
        <w:jc w:val="left"/>
        <w:rPr>
          <w:ins w:id="376" w:author="admin" w:date="2026-09-23T15:02:16Z"/>
          <w:del w:id="377" w:author="本人" w:date="2026-09-23T16:06:51Z"/>
          <w:rFonts w:hint="eastAsia" w:ascii="仿宋_GB2312" w:hAnsi="仿宋_GB2312" w:eastAsia="仿宋_GB2312" w:cs="仿宋_GB2312"/>
          <w:bCs/>
          <w:sz w:val="32"/>
          <w:szCs w:val="32"/>
        </w:rPr>
        <w:pPrChange w:id="375" w:author="admin" w:date="2026-09-23T15:02:14Z">
          <w:pPr>
            <w:spacing w:line="600" w:lineRule="atLeast"/>
            <w:ind w:left="733" w:leftChars="349"/>
            <w:jc w:val="left"/>
          </w:pPr>
        </w:pPrChange>
      </w:pPr>
      <w:ins w:id="378" w:author="admin" w:date="2026-09-23T15:00:57Z">
        <w:del w:id="379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rPrChange w:id="380" w:author="admin" w:date="2026-09-23T15:00:57Z">
                <w:rPr>
                  <w:rFonts w:hint="eastAsia"/>
                </w:rPr>
              </w:rPrChange>
            </w:rPr>
            <w:delText>信息表</w:delText>
          </w:r>
        </w:del>
      </w:ins>
    </w:p>
    <w:p w14:paraId="5408D59F">
      <w:pPr>
        <w:spacing w:line="600" w:lineRule="atLeast"/>
        <w:ind w:left="733" w:leftChars="349" w:firstLine="960" w:firstLineChars="300"/>
        <w:jc w:val="left"/>
        <w:rPr>
          <w:del w:id="382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383" w:author="admin" w:date="2026-09-23T12:05:38Z">
            <w:rPr>
              <w:del w:id="384" w:author="本人" w:date="2026-09-23T16:06:51Z"/>
              <w:rFonts w:hint="default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pPrChange w:id="381" w:author="admin" w:date="2026-09-23T15:02:19Z">
          <w:pPr>
            <w:spacing w:line="600" w:lineRule="atLeast"/>
            <w:ind w:left="733" w:leftChars="349"/>
            <w:jc w:val="left"/>
          </w:pPr>
        </w:pPrChange>
      </w:pPr>
      <w:ins w:id="385" w:author="admin" w:date="2026-09-23T15:02:17Z">
        <w:del w:id="386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5.</w:delText>
          </w:r>
        </w:del>
      </w:ins>
      <w:del w:id="38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388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2</w:delText>
        </w:r>
      </w:del>
      <w:del w:id="38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390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0</w:delText>
        </w:r>
      </w:del>
      <w:del w:id="39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392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2</w:delText>
        </w:r>
      </w:del>
      <w:del w:id="39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394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6</w:delText>
        </w:r>
      </w:del>
      <w:del w:id="39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396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高</w:delText>
        </w:r>
      </w:del>
      <w:del w:id="39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398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百</w:delText>
        </w:r>
      </w:del>
      <w:del w:id="39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00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接</w:delText>
        </w:r>
      </w:del>
      <w:del w:id="40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02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力</w:delText>
        </w:r>
      </w:del>
      <w:del w:id="40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04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赛</w:delText>
        </w:r>
      </w:del>
      <w:del w:id="40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06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西</w:delText>
        </w:r>
      </w:del>
      <w:del w:id="40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08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南</w:delText>
        </w:r>
      </w:del>
      <w:del w:id="40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10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站</w:delText>
        </w:r>
      </w:del>
      <w:del w:id="41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12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暨</w:delText>
        </w:r>
      </w:del>
      <w:del w:id="41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14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重</w:delText>
        </w:r>
      </w:del>
      <w:del w:id="41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16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庆</w:delText>
        </w:r>
      </w:del>
      <w:del w:id="41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18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大</w:delText>
        </w:r>
      </w:del>
      <w:del w:id="41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20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学</w:delText>
        </w:r>
      </w:del>
      <w:del w:id="42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22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“</w:delText>
        </w:r>
      </w:del>
      <w:del w:id="42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24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奔</w:delText>
        </w:r>
      </w:del>
      <w:del w:id="42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26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向</w:delText>
        </w:r>
      </w:del>
      <w:del w:id="42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28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2</w:delText>
        </w:r>
      </w:del>
      <w:del w:id="42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30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0</w:delText>
        </w:r>
      </w:del>
      <w:del w:id="43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32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2</w:delText>
        </w:r>
      </w:del>
      <w:del w:id="43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34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9</w:delText>
        </w:r>
      </w:del>
      <w:del w:id="43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36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·</w:delText>
        </w:r>
      </w:del>
      <w:del w:id="43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38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逐</w:delText>
        </w:r>
      </w:del>
      <w:del w:id="43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40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梦</w:delText>
        </w:r>
      </w:del>
      <w:del w:id="44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42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百</w:delText>
        </w:r>
      </w:del>
      <w:del w:id="44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44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年</w:delText>
        </w:r>
      </w:del>
      <w:del w:id="445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46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新</w:delText>
        </w:r>
      </w:del>
      <w:del w:id="44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48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重</w:delText>
        </w:r>
      </w:del>
      <w:del w:id="44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50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大</w:delText>
        </w:r>
      </w:del>
      <w:del w:id="451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52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”</w:delText>
        </w:r>
      </w:del>
      <w:ins w:id="453" w:author="admin" w:date="2026-09-23T15:02:28Z">
        <w:del w:id="454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2026</w:delText>
          </w:r>
        </w:del>
      </w:ins>
      <w:ins w:id="455" w:author="admin" w:date="2026-09-23T15:02:31Z">
        <w:del w:id="456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年</w:delText>
          </w:r>
        </w:del>
      </w:ins>
      <w:del w:id="457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58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校园健康跑</w:delText>
        </w:r>
      </w:del>
      <w:del w:id="459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460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活动规程</w:delText>
        </w:r>
      </w:del>
    </w:p>
    <w:p w14:paraId="6B867BE3">
      <w:pPr>
        <w:spacing w:line="600" w:lineRule="atLeast"/>
        <w:jc w:val="left"/>
        <w:rPr>
          <w:del w:id="461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rPrChange w:id="462" w:author="admin" w:date="2026-09-23T12:05:38Z">
            <w:rPr>
              <w:del w:id="463" w:author="本人" w:date="2026-09-23T16:06:51Z"/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</w:p>
    <w:p w14:paraId="214B94CD">
      <w:pPr>
        <w:spacing w:line="600" w:lineRule="atLeast"/>
        <w:ind w:left="630" w:leftChars="300" w:firstLine="960" w:firstLineChars="300"/>
        <w:jc w:val="left"/>
        <w:rPr>
          <w:del w:id="464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rPrChange w:id="465" w:author="admin" w:date="2026-09-23T12:05:38Z">
            <w:rPr>
              <w:del w:id="466" w:author="本人" w:date="2026-09-23T16:06:51Z"/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</w:p>
    <w:p w14:paraId="6B982E26">
      <w:pPr>
        <w:spacing w:line="600" w:lineRule="atLeast"/>
        <w:ind w:left="630" w:leftChars="300" w:firstLine="960" w:firstLineChars="300"/>
        <w:jc w:val="left"/>
        <w:rPr>
          <w:del w:id="467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rPrChange w:id="468" w:author="admin" w:date="2026-09-23T12:05:38Z">
            <w:rPr>
              <w:del w:id="469" w:author="本人" w:date="2026-09-23T16:06:51Z"/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</w:p>
    <w:p w14:paraId="482F520E">
      <w:pPr>
        <w:spacing w:line="600" w:lineRule="atLeast"/>
        <w:ind w:left="630" w:leftChars="300" w:firstLine="960" w:firstLineChars="300"/>
        <w:jc w:val="left"/>
        <w:rPr>
          <w:del w:id="470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rPrChange w:id="471" w:author="admin" w:date="2026-09-23T12:05:38Z">
            <w:rPr>
              <w:del w:id="472" w:author="本人" w:date="2026-09-23T16:06:51Z"/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del w:id="473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74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 xml:space="preserve">                          党委学工部</w:delText>
        </w:r>
      </w:del>
    </w:p>
    <w:p w14:paraId="5A6BAC70">
      <w:pPr>
        <w:spacing w:line="600" w:lineRule="atLeast"/>
        <w:ind w:firstLine="5440" w:firstLineChars="1700"/>
        <w:jc w:val="left"/>
        <w:rPr>
          <w:del w:id="475" w:author="本人" w:date="2026-09-23T16:06:51Z"/>
          <w:rFonts w:hint="eastAsia" w:ascii="仿宋_GB2312" w:hAnsi="仿宋_GB2312" w:eastAsia="仿宋_GB2312" w:cs="仿宋_GB2312"/>
          <w:bCs/>
          <w:sz w:val="32"/>
          <w:szCs w:val="32"/>
          <w:rPrChange w:id="476" w:author="admin" w:date="2026-09-23T12:05:38Z">
            <w:rPr>
              <w:del w:id="477" w:author="本人" w:date="2026-09-23T16:06:51Z"/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del w:id="47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79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202</w:delText>
        </w:r>
      </w:del>
      <w:del w:id="480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481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6</w:delText>
        </w:r>
      </w:del>
      <w:del w:id="482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83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年9月2</w:delText>
        </w:r>
      </w:del>
      <w:del w:id="484" w:author="本人" w:date="2026-09-23T16:06:51Z">
        <w:r>
          <w:rPr>
            <w:rFonts w:hint="default" w:ascii="仿宋_GB2312" w:hAnsi="仿宋_GB2312" w:eastAsia="仿宋_GB2312" w:cs="仿宋_GB2312"/>
            <w:bCs/>
            <w:sz w:val="32"/>
            <w:szCs w:val="32"/>
            <w:lang w:val="en-US" w:eastAsia="zh-CN"/>
            <w:rPrChange w:id="485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0</w:delText>
        </w:r>
      </w:del>
      <w:ins w:id="486" w:author="admin" w:date="2026-09-23T14:11:08Z">
        <w:del w:id="487" w:author="本人" w:date="2026-09-23T16:06:51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3</w:delText>
          </w:r>
        </w:del>
      </w:ins>
      <w:del w:id="488" w:author="本人" w:date="2026-09-23T16:06:51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489" w:author="admin" w:date="2026-09-23T12:05:38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日</w:delText>
        </w:r>
      </w:del>
    </w:p>
    <w:p w14:paraId="478AD608">
      <w:pPr>
        <w:jc w:val="left"/>
        <w:rPr>
          <w:del w:id="490" w:author="本人" w:date="2026-09-23T16:06:53Z"/>
          <w:rFonts w:ascii="Times New Roman" w:hAnsi="Times New Roman" w:eastAsia="仿宋_GB2312" w:cs="仿宋_GB2312"/>
          <w:bCs/>
          <w:sz w:val="32"/>
          <w:szCs w:val="32"/>
        </w:rPr>
      </w:pPr>
      <w:del w:id="491" w:author="本人" w:date="2026-09-23T16:06:53Z">
        <w:bookmarkStart w:id="7" w:name="OLE_LINK33"/>
        <w:bookmarkStart w:id="8" w:name="OLE_LINK3"/>
        <w:r>
          <w:rPr>
            <w:rFonts w:ascii="Times New Roman" w:hAnsi="Times New Roman" w:eastAsia="仿宋_GB2312" w:cs="Times New Roman"/>
            <w:bCs/>
            <w:sz w:val="32"/>
            <w:szCs w:val="32"/>
          </w:rPr>
          <w:br w:type="page"/>
        </w:r>
        <w:bookmarkEnd w:id="7"/>
        <w:bookmarkEnd w:id="8"/>
      </w:del>
    </w:p>
    <w:p w14:paraId="44218EF0">
      <w:pPr>
        <w:adjustRightInd w:val="0"/>
        <w:snapToGrid w:val="0"/>
        <w:spacing w:line="600" w:lineRule="exact"/>
        <w:jc w:val="left"/>
        <w:outlineLvl w:val="0"/>
        <w:rPr>
          <w:rFonts w:hint="eastAsia" w:ascii="黑体" w:hAnsi="黑体" w:eastAsia="黑体" w:cs="黑体"/>
          <w:bCs/>
          <w:sz w:val="32"/>
          <w:szCs w:val="32"/>
          <w:lang w:eastAsia="zh-CN"/>
          <w:rPrChange w:id="492" w:author="admin" w:date="2026-09-23T12:05:47Z">
            <w:rPr>
              <w:rFonts w:hint="eastAsia" w:ascii="Times New Roman" w:hAnsi="Times New Roman" w:eastAsia="黑体" w:cs="Times New Roman"/>
              <w:bCs/>
              <w:sz w:val="44"/>
              <w:szCs w:val="44"/>
              <w:lang w:eastAsia="zh-CN"/>
            </w:rPr>
          </w:rPrChange>
        </w:rPr>
      </w:pPr>
      <w:r>
        <w:rPr>
          <w:rFonts w:hint="eastAsia" w:ascii="黑体" w:hAnsi="黑体" w:eastAsia="黑体" w:cs="黑体"/>
          <w:bCs/>
          <w:sz w:val="32"/>
          <w:szCs w:val="32"/>
          <w:rPrChange w:id="493" w:author="admin" w:date="2026-09-23T12:05:47Z">
            <w:rPr>
              <w:rFonts w:ascii="Times New Roman" w:hAnsi="Times New Roman" w:eastAsia="黑体" w:cs="Times New Roman"/>
              <w:bCs/>
              <w:sz w:val="32"/>
              <w:szCs w:val="32"/>
            </w:rPr>
          </w:rPrChange>
        </w:rPr>
        <w:t>附件</w:t>
      </w:r>
      <w:del w:id="494" w:author="本人" w:date="2026-09-23T15:52:40Z">
        <w:r>
          <w:rPr>
            <w:rFonts w:hint="default" w:ascii="黑体" w:hAnsi="黑体" w:eastAsia="黑体" w:cs="黑体"/>
            <w:bCs/>
            <w:sz w:val="32"/>
            <w:szCs w:val="32"/>
            <w:lang w:val="en-US" w:eastAsia="zh-CN"/>
            <w:rPrChange w:id="495" w:author="admin" w:date="2026-09-23T12:05:47Z">
              <w:rPr>
                <w:rFonts w:hint="eastAsia" w:ascii="Times New Roman" w:hAnsi="Times New Roman" w:eastAsia="黑体" w:cs="黑体"/>
                <w:bCs/>
                <w:sz w:val="32"/>
                <w:szCs w:val="32"/>
                <w:lang w:val="en-US" w:eastAsia="zh-CN"/>
              </w:rPr>
            </w:rPrChange>
          </w:rPr>
          <w:delText>1</w:delText>
        </w:r>
      </w:del>
      <w:ins w:id="496" w:author="本人" w:date="2026-09-23T15:52:40Z">
        <w:r>
          <w:rPr>
            <w:rFonts w:hint="eastAsia" w:ascii="黑体" w:hAnsi="黑体" w:eastAsia="黑体" w:cs="黑体"/>
            <w:bCs/>
            <w:sz w:val="32"/>
            <w:szCs w:val="32"/>
            <w:lang w:val="en-US" w:eastAsia="zh-CN"/>
          </w:rPr>
          <w:t>5</w:t>
        </w:r>
      </w:ins>
    </w:p>
    <w:p w14:paraId="4AFE0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spacing w:val="-6"/>
          <w:sz w:val="44"/>
          <w:szCs w:val="44"/>
          <w:rPrChange w:id="497" w:author="admin" w:date="2026-09-23T12:05:53Z">
            <w:rPr>
              <w:rFonts w:hint="eastAsia" w:ascii="Times New Roman" w:hAnsi="Times New Roman" w:eastAsia="方正小标宋简体" w:cs="方正小标宋简体"/>
              <w:bCs/>
              <w:spacing w:val="-6"/>
              <w:sz w:val="44"/>
              <w:szCs w:val="44"/>
            </w:rPr>
          </w:rPrChange>
        </w:rPr>
      </w:pPr>
      <w:bookmarkStart w:id="9" w:name="OLE_LINK23"/>
      <w:r>
        <w:rPr>
          <w:rFonts w:hint="eastAsia" w:ascii="方正小标宋简体" w:hAnsi="方正小标宋简体" w:eastAsia="方正小标宋简体" w:cs="方正小标宋简体"/>
          <w:bCs/>
          <w:spacing w:val="-6"/>
          <w:sz w:val="44"/>
          <w:szCs w:val="44"/>
          <w:rPrChange w:id="498" w:author="admin" w:date="2026-09-23T12:05:53Z">
            <w:rPr>
              <w:rFonts w:hint="eastAsia" w:ascii="Times New Roman" w:hAnsi="Times New Roman" w:eastAsia="方正小标宋简体" w:cs="方正小标宋简体"/>
              <w:bCs/>
              <w:spacing w:val="-6"/>
              <w:sz w:val="44"/>
              <w:szCs w:val="44"/>
            </w:rPr>
          </w:rPrChange>
        </w:rPr>
        <w:t>2026高百接力赛西南站</w:t>
      </w:r>
    </w:p>
    <w:p w14:paraId="74AED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spacing w:val="-6"/>
          <w:sz w:val="44"/>
          <w:szCs w:val="44"/>
          <w:rPrChange w:id="499" w:author="admin" w:date="2026-09-23T12:05:53Z">
            <w:rPr>
              <w:rFonts w:hint="eastAsia" w:ascii="Times New Roman" w:hAnsi="Times New Roman" w:eastAsia="方正小标宋简体" w:cs="方正小标宋简体"/>
              <w:bCs/>
              <w:spacing w:val="-6"/>
              <w:sz w:val="44"/>
              <w:szCs w:val="44"/>
            </w:rPr>
          </w:rPrChange>
        </w:rPr>
      </w:pPr>
      <w:r>
        <w:rPr>
          <w:rFonts w:hint="eastAsia" w:ascii="方正小标宋简体" w:hAnsi="方正小标宋简体" w:eastAsia="方正小标宋简体" w:cs="方正小标宋简体"/>
          <w:bCs/>
          <w:spacing w:val="-6"/>
          <w:sz w:val="44"/>
          <w:szCs w:val="44"/>
          <w:rPrChange w:id="500" w:author="admin" w:date="2026-09-23T12:05:53Z">
            <w:rPr>
              <w:rFonts w:hint="eastAsia" w:ascii="Times New Roman" w:hAnsi="Times New Roman" w:eastAsia="方正小标宋简体" w:cs="方正小标宋简体"/>
              <w:bCs/>
              <w:spacing w:val="-6"/>
              <w:sz w:val="44"/>
              <w:szCs w:val="44"/>
            </w:rPr>
          </w:rPrChange>
        </w:rPr>
        <w:t>暨重庆大学“奔向2029·逐梦百年新重大”</w:t>
      </w:r>
    </w:p>
    <w:p w14:paraId="7020F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spacing w:val="-6"/>
          <w:sz w:val="44"/>
          <w:szCs w:val="44"/>
          <w:rPrChange w:id="501" w:author="admin" w:date="2026-09-23T12:05:53Z">
            <w:rPr>
              <w:rFonts w:ascii="Times New Roman" w:hAnsi="Times New Roman" w:eastAsia="方正小标宋简体" w:cs="方正小标宋简体"/>
              <w:bCs/>
              <w:spacing w:val="-6"/>
              <w:sz w:val="44"/>
              <w:szCs w:val="44"/>
            </w:rPr>
          </w:rPrChange>
        </w:rPr>
      </w:pPr>
      <w:r>
        <w:rPr>
          <w:rFonts w:hint="eastAsia" w:ascii="方正小标宋简体" w:hAnsi="方正小标宋简体" w:eastAsia="方正小标宋简体" w:cs="方正小标宋简体"/>
          <w:bCs/>
          <w:spacing w:val="-6"/>
          <w:sz w:val="44"/>
          <w:szCs w:val="44"/>
          <w:rPrChange w:id="502" w:author="admin" w:date="2026-09-23T12:05:53Z">
            <w:rPr>
              <w:rFonts w:hint="eastAsia" w:ascii="Times New Roman" w:hAnsi="Times New Roman" w:eastAsia="方正小标宋简体" w:cs="方正小标宋简体"/>
              <w:bCs/>
              <w:spacing w:val="-6"/>
              <w:sz w:val="44"/>
              <w:szCs w:val="44"/>
            </w:rPr>
          </w:rPrChange>
        </w:rPr>
        <w:t>校园健康跑</w:t>
      </w: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rPrChange w:id="503" w:author="admin" w:date="2026-09-23T12:05:53Z">
            <w:rPr>
              <w:rFonts w:hint="eastAsia" w:ascii="Times New Roman" w:hAnsi="Times New Roman" w:eastAsia="方正小标宋简体" w:cs="方正小标宋简体"/>
              <w:bCs/>
              <w:sz w:val="44"/>
              <w:szCs w:val="44"/>
            </w:rPr>
          </w:rPrChange>
        </w:rPr>
        <w:t>活动规程</w:t>
      </w:r>
    </w:p>
    <w:p w14:paraId="4D2308EE">
      <w:pPr>
        <w:spacing w:line="600" w:lineRule="exact"/>
        <w:ind w:firstLine="640" w:firstLineChars="200"/>
        <w:jc w:val="left"/>
        <w:outlineLvl w:val="1"/>
        <w:rPr>
          <w:rFonts w:ascii="Times New Roman" w:hAnsi="Times New Roman" w:eastAsia="黑体" w:cs="Times New Roman"/>
          <w:bCs/>
          <w:sz w:val="32"/>
          <w:szCs w:val="32"/>
        </w:rPr>
      </w:pPr>
    </w:p>
    <w:p w14:paraId="254E63CD">
      <w:pPr>
        <w:numPr>
          <w:ilvl w:val="0"/>
          <w:numId w:val="0"/>
        </w:numPr>
        <w:spacing w:line="600" w:lineRule="exact"/>
        <w:ind w:firstLine="640" w:firstLineChars="200"/>
        <w:jc w:val="left"/>
        <w:outlineLvl w:val="1"/>
        <w:rPr>
          <w:rFonts w:hint="eastAsia" w:ascii="Times New Roman" w:hAnsi="Times New Roman" w:eastAsia="黑体" w:cs="Times New Roman"/>
          <w:bCs/>
          <w:sz w:val="32"/>
          <w:szCs w:val="32"/>
          <w:lang w:val="en-US" w:eastAsia="zh-CN"/>
        </w:rPr>
        <w:pPrChange w:id="504" w:author="admin" w:date="2026-09-23T17:42:57Z">
          <w:pPr>
            <w:numPr>
              <w:ilvl w:val="0"/>
              <w:numId w:val="1"/>
            </w:numPr>
            <w:spacing w:line="600" w:lineRule="exact"/>
            <w:ind w:firstLine="640" w:firstLineChars="200"/>
            <w:jc w:val="left"/>
            <w:outlineLvl w:val="1"/>
          </w:pPr>
        </w:pPrChange>
      </w:pPr>
      <w:ins w:id="505" w:author="admin" w:date="2026-09-23T17:42:57Z">
        <w:r>
          <w:rPr>
            <w:rFonts w:hint="eastAsia" w:ascii="Times New Roman" w:hAnsi="Times New Roman" w:eastAsia="黑体" w:cs="Times New Roman"/>
            <w:bCs/>
            <w:kern w:val="2"/>
            <w:sz w:val="32"/>
            <w:szCs w:val="32"/>
            <w:lang w:val="en-US" w:eastAsia="zh-CN" w:bidi="ar-SA"/>
          </w:rPr>
          <w:t>一、</w:t>
        </w:r>
      </w:ins>
      <w:r>
        <w:rPr>
          <w:rFonts w:hint="eastAsia" w:ascii="Times New Roman" w:hAnsi="Times New Roman" w:eastAsia="黑体" w:cs="Times New Roman"/>
          <w:bCs/>
          <w:sz w:val="32"/>
          <w:szCs w:val="32"/>
          <w:lang w:val="en-US" w:eastAsia="zh-CN"/>
        </w:rPr>
        <w:t>指导单位</w:t>
      </w:r>
    </w:p>
    <w:p w14:paraId="365943EC">
      <w:pPr>
        <w:spacing w:line="60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教育部中外语言交流合作中心</w:t>
      </w:r>
    </w:p>
    <w:p w14:paraId="3B1DC2CA">
      <w:pPr>
        <w:numPr>
          <w:ilvl w:val="0"/>
          <w:numId w:val="0"/>
        </w:numPr>
        <w:spacing w:line="600" w:lineRule="exact"/>
        <w:ind w:firstLine="640" w:firstLineChars="200"/>
        <w:jc w:val="left"/>
        <w:outlineLvl w:val="1"/>
        <w:rPr>
          <w:rFonts w:ascii="Times New Roman" w:hAnsi="Times New Roman" w:eastAsia="黑体" w:cs="Times New Roman"/>
          <w:bCs/>
          <w:sz w:val="32"/>
          <w:szCs w:val="32"/>
        </w:rPr>
        <w:pPrChange w:id="506" w:author="admin" w:date="2026-09-23T17:42:57Z">
          <w:pPr>
            <w:numPr>
              <w:ilvl w:val="0"/>
              <w:numId w:val="1"/>
            </w:numPr>
            <w:spacing w:line="600" w:lineRule="exact"/>
            <w:ind w:firstLine="640" w:firstLineChars="200"/>
            <w:jc w:val="left"/>
            <w:outlineLvl w:val="1"/>
          </w:pPr>
        </w:pPrChange>
      </w:pPr>
      <w:ins w:id="507" w:author="admin" w:date="2026-09-23T17:42:57Z">
        <w:r>
          <w:rPr>
            <w:rFonts w:hint="eastAsia" w:ascii="Times New Roman" w:hAnsi="Times New Roman" w:eastAsia="黑体" w:cs="Times New Roman"/>
            <w:bCs/>
            <w:kern w:val="2"/>
            <w:sz w:val="32"/>
            <w:szCs w:val="32"/>
            <w:lang w:val="en-US" w:eastAsia="zh-CN" w:bidi="ar-SA"/>
          </w:rPr>
          <w:t>二、</w:t>
        </w:r>
      </w:ins>
      <w:r>
        <w:rPr>
          <w:rFonts w:ascii="Times New Roman" w:hAnsi="Times New Roman" w:eastAsia="黑体" w:cs="Times New Roman"/>
          <w:bCs/>
          <w:sz w:val="32"/>
          <w:szCs w:val="32"/>
        </w:rPr>
        <w:t>主办单位</w:t>
      </w:r>
    </w:p>
    <w:p w14:paraId="7FC6971F">
      <w:pPr>
        <w:spacing w:line="600" w:lineRule="exact"/>
        <w:ind w:firstLine="640" w:firstLineChars="200"/>
        <w:jc w:val="left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重庆大学、解放日报社、每步科技（上海）有限公司</w:t>
      </w:r>
    </w:p>
    <w:p w14:paraId="00A07501">
      <w:pPr>
        <w:spacing w:line="600" w:lineRule="exact"/>
        <w:ind w:firstLine="640" w:firstLineChars="200"/>
        <w:jc w:val="left"/>
        <w:outlineLvl w:val="1"/>
        <w:rPr>
          <w:rFonts w:ascii="Times New Roman" w:hAnsi="Times New Roman" w:eastAsia="黑体" w:cs="Times New Roman"/>
          <w:bCs/>
          <w:sz w:val="32"/>
          <w:szCs w:val="32"/>
        </w:rPr>
      </w:pPr>
      <w:del w:id="508" w:author="admin" w:date="2026-09-23T17:42:59Z">
        <w:r>
          <w:rPr>
            <w:rFonts w:hint="default" w:ascii="Times New Roman" w:hAnsi="Times New Roman" w:eastAsia="黑体" w:cs="Times New Roman"/>
            <w:bCs/>
            <w:sz w:val="32"/>
            <w:szCs w:val="32"/>
            <w:lang w:val="en-US"/>
          </w:rPr>
          <w:delText>二</w:delText>
        </w:r>
      </w:del>
      <w:ins w:id="509" w:author="admin" w:date="2026-09-23T17:43:00Z">
        <w:r>
          <w:rPr>
            <w:rFonts w:hint="eastAsia" w:ascii="Times New Roman" w:hAnsi="Times New Roman" w:eastAsia="黑体" w:cs="Times New Roman"/>
            <w:bCs/>
            <w:sz w:val="32"/>
            <w:szCs w:val="32"/>
            <w:lang w:val="en-US" w:eastAsia="zh-CN"/>
          </w:rPr>
          <w:t>三</w:t>
        </w:r>
      </w:ins>
      <w:r>
        <w:rPr>
          <w:rFonts w:ascii="Times New Roman" w:hAnsi="Times New Roman" w:eastAsia="黑体" w:cs="Times New Roman"/>
          <w:bCs/>
          <w:sz w:val="32"/>
          <w:szCs w:val="32"/>
        </w:rPr>
        <w:t>、承办单位</w:t>
      </w:r>
    </w:p>
    <w:p w14:paraId="77515B75">
      <w:pPr>
        <w:spacing w:line="600" w:lineRule="exact"/>
        <w:ind w:firstLine="640" w:firstLineChars="200"/>
        <w:jc w:val="left"/>
        <w:rPr>
          <w:ins w:id="510" w:author="admin" w:date="2026-09-23T17:48:59Z"/>
          <w:rFonts w:hint="eastAsia" w:ascii="Times New Roman" w:hAnsi="Times New Roman" w:eastAsia="仿宋_GB2312" w:cs="仿宋_GB2312"/>
          <w:bCs/>
          <w:sz w:val="32"/>
          <w:szCs w:val="32"/>
          <w:lang w:eastAsia="zh-CN"/>
        </w:rPr>
      </w:pPr>
      <w:ins w:id="511" w:author="admin" w:date="2026-09-23T17:49:02Z">
        <w:r>
          <w:rPr>
            <w:rFonts w:hint="eastAsia" w:ascii="Times New Roman" w:hAnsi="Times New Roman" w:eastAsia="仿宋_GB2312" w:cs="仿宋_GB2312"/>
            <w:bCs/>
            <w:sz w:val="32"/>
            <w:szCs w:val="32"/>
            <w:lang w:val="en-US" w:eastAsia="zh-CN"/>
          </w:rPr>
          <w:t>重庆大学</w:t>
        </w:r>
      </w:ins>
      <w:del w:id="512" w:author="admin" w:date="2026-09-23T17:46:03Z">
        <w:r>
          <w:rPr>
            <w:rFonts w:hint="default" w:ascii="Times New Roman" w:hAnsi="Times New Roman" w:eastAsia="仿宋_GB2312" w:cs="仿宋_GB2312"/>
            <w:bCs/>
            <w:sz w:val="32"/>
            <w:szCs w:val="32"/>
            <w:lang w:val="en-US"/>
          </w:rPr>
          <w:delText>党办校办</w:delText>
        </w:r>
      </w:del>
      <w:ins w:id="513" w:author="admin" w:date="2026-09-23T17:46:05Z">
        <w:r>
          <w:rPr>
            <w:rFonts w:hint="eastAsia" w:ascii="Times New Roman" w:hAnsi="Times New Roman" w:eastAsia="仿宋_GB2312" w:cs="仿宋_GB2312"/>
            <w:bCs/>
            <w:sz w:val="32"/>
            <w:szCs w:val="32"/>
            <w:lang w:val="en-US" w:eastAsia="zh-CN"/>
          </w:rPr>
          <w:t>党政办</w:t>
        </w:r>
      </w:ins>
      <w:r>
        <w:rPr>
          <w:rFonts w:hint="eastAsia" w:ascii="Times New Roman" w:hAnsi="Times New Roman" w:eastAsia="仿宋_GB2312" w:cs="仿宋_GB2312"/>
          <w:bCs/>
          <w:sz w:val="32"/>
          <w:szCs w:val="32"/>
        </w:rPr>
        <w:t>、体育学院、</w:t>
      </w:r>
      <w:r>
        <w:rPr>
          <w:rFonts w:hint="eastAsia" w:ascii="Times New Roman" w:hAnsi="Times New Roman" w:eastAsia="仿宋_GB2312" w:cs="仿宋_GB2312"/>
          <w:bCs/>
          <w:sz w:val="32"/>
          <w:szCs w:val="32"/>
          <w:lang w:val="en-US" w:eastAsia="zh-CN"/>
        </w:rPr>
        <w:t>党委</w:t>
      </w:r>
      <w:r>
        <w:rPr>
          <w:rFonts w:hint="eastAsia" w:ascii="Times New Roman" w:hAnsi="Times New Roman" w:eastAsia="仿宋_GB2312" w:cs="仿宋_GB2312"/>
          <w:bCs/>
          <w:sz w:val="32"/>
          <w:szCs w:val="32"/>
        </w:rPr>
        <w:t>学工部、校团委、校工会、科学城校区管委会、校友会秘书处、基金会秘书处</w:t>
      </w:r>
    </w:p>
    <w:p w14:paraId="26B55AD7">
      <w:pPr>
        <w:spacing w:line="600" w:lineRule="exact"/>
        <w:ind w:firstLine="640" w:firstLineChars="200"/>
        <w:jc w:val="left"/>
        <w:rPr>
          <w:rFonts w:hint="eastAsia" w:ascii="Times New Roman" w:hAnsi="Times New Roman" w:eastAsia="仿宋_GB2312" w:cs="仿宋_GB2312"/>
          <w:bCs/>
          <w:sz w:val="32"/>
          <w:szCs w:val="32"/>
          <w:lang w:eastAsia="zh-CN"/>
        </w:rPr>
      </w:pPr>
      <w:del w:id="514" w:author="admin" w:date="2026-09-23T17:48:57Z">
        <w:r>
          <w:rPr>
            <w:rFonts w:hint="eastAsia" w:ascii="Times New Roman" w:hAnsi="Times New Roman" w:eastAsia="仿宋_GB2312" w:cs="仿宋_GB2312"/>
            <w:bCs/>
            <w:sz w:val="32"/>
            <w:szCs w:val="32"/>
            <w:lang w:eastAsia="zh-CN"/>
          </w:rPr>
          <w:delText>、</w:delText>
        </w:r>
      </w:del>
      <w:r>
        <w:rPr>
          <w:rFonts w:hint="eastAsia" w:ascii="Times New Roman" w:hAnsi="Times New Roman" w:eastAsia="仿宋_GB2312" w:cs="仿宋_GB2312"/>
          <w:bCs/>
          <w:sz w:val="32"/>
          <w:szCs w:val="32"/>
        </w:rPr>
        <w:t>东方卫视、五星体育传媒有限公司</w:t>
      </w:r>
    </w:p>
    <w:p w14:paraId="166ABBC8">
      <w:pPr>
        <w:spacing w:line="600" w:lineRule="exact"/>
        <w:ind w:firstLine="640" w:firstLineChars="200"/>
        <w:jc w:val="left"/>
        <w:outlineLvl w:val="1"/>
        <w:rPr>
          <w:rFonts w:ascii="Times New Roman" w:hAnsi="Times New Roman" w:eastAsia="黑体" w:cs="Times New Roman"/>
          <w:bCs/>
          <w:sz w:val="32"/>
          <w:szCs w:val="32"/>
        </w:rPr>
      </w:pPr>
      <w:del w:id="515" w:author="admin" w:date="2026-09-23T17:43:03Z">
        <w:r>
          <w:rPr>
            <w:rFonts w:hint="default" w:ascii="Times New Roman" w:hAnsi="Times New Roman" w:eastAsia="黑体" w:cs="Times New Roman"/>
            <w:bCs/>
            <w:sz w:val="32"/>
            <w:szCs w:val="32"/>
            <w:lang w:val="en-US"/>
          </w:rPr>
          <w:delText>三</w:delText>
        </w:r>
      </w:del>
      <w:ins w:id="516" w:author="admin" w:date="2026-09-23T17:43:04Z">
        <w:r>
          <w:rPr>
            <w:rFonts w:hint="eastAsia" w:ascii="Times New Roman" w:hAnsi="Times New Roman" w:eastAsia="黑体" w:cs="Times New Roman"/>
            <w:bCs/>
            <w:sz w:val="32"/>
            <w:szCs w:val="32"/>
            <w:lang w:val="en-US" w:eastAsia="zh-CN"/>
          </w:rPr>
          <w:t>四</w:t>
        </w:r>
      </w:ins>
      <w:r>
        <w:rPr>
          <w:rFonts w:ascii="Times New Roman" w:hAnsi="Times New Roman" w:eastAsia="黑体" w:cs="Times New Roman"/>
          <w:bCs/>
          <w:sz w:val="32"/>
          <w:szCs w:val="32"/>
        </w:rPr>
        <w:t>、</w:t>
      </w:r>
      <w:r>
        <w:rPr>
          <w:rFonts w:hint="eastAsia" w:ascii="Times New Roman" w:hAnsi="Times New Roman" w:eastAsia="黑体" w:cs="Times New Roman"/>
          <w:bCs/>
          <w:sz w:val="32"/>
          <w:szCs w:val="32"/>
        </w:rPr>
        <w:t>活动时间</w:t>
      </w:r>
    </w:p>
    <w:p w14:paraId="26C3C948">
      <w:pPr>
        <w:spacing w:line="600" w:lineRule="exact"/>
        <w:ind w:firstLine="640" w:firstLineChars="200"/>
        <w:jc w:val="left"/>
        <w:rPr>
          <w:ins w:id="517" w:author="本人" w:date="2026-09-23T16:09:47Z"/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rPrChange w:id="518" w:author="admin" w:date="2026-09-23T12:06:0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202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519" w:author="admin" w:date="2026-09-23T12:06:03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6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520" w:author="admin" w:date="2026-09-23T12:06:0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年10月1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521" w:author="admin" w:date="2026-09-23T12:06:03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1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522" w:author="admin" w:date="2026-09-23T12:06:0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日（星期日）</w:t>
      </w:r>
    </w:p>
    <w:p w14:paraId="3F6C1B8D">
      <w:pPr>
        <w:spacing w:line="600" w:lineRule="exact"/>
        <w:ind w:firstLine="640" w:firstLineChars="200"/>
        <w:jc w:val="left"/>
        <w:rPr>
          <w:ins w:id="523" w:author="本人" w:date="2026-09-23T16:07:48Z"/>
          <w:rFonts w:hint="default" w:ascii="仿宋_GB2312" w:hAnsi="仿宋_GB2312" w:eastAsia="仿宋_GB2312" w:cs="仿宋_GB2312"/>
          <w:bCs/>
          <w:sz w:val="32"/>
          <w:szCs w:val="32"/>
          <w:lang w:val="en-US" w:eastAsia="zh-CN"/>
        </w:rPr>
      </w:pPr>
      <w:del w:id="524" w:author="本人" w:date="2026-09-23T16:09:46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525" w:author="admin" w:date="2026-09-23T12:06:03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9</w:delText>
        </w:r>
      </w:del>
      <w:del w:id="526" w:author="本人" w:date="2026-09-23T16:09:46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527" w:author="admin" w:date="2026-09-23T12:06:03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:</w:delText>
        </w:r>
      </w:del>
      <w:del w:id="528" w:author="本人" w:date="2026-09-23T16:09:46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  <w:rPrChange w:id="529" w:author="admin" w:date="2026-09-23T12:06:03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0</w:delText>
        </w:r>
      </w:del>
      <w:del w:id="530" w:author="本人" w:date="2026-09-23T16:09:46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531" w:author="admin" w:date="2026-09-23T12:06:03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0</w:delText>
        </w:r>
      </w:del>
      <w:ins w:id="532" w:author="本人" w:date="2026-09-23T16:07:33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活动</w:t>
        </w:r>
      </w:ins>
      <w:ins w:id="533" w:author="本人" w:date="2026-09-23T16:07:35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集合</w:t>
        </w:r>
      </w:ins>
      <w:ins w:id="534" w:author="本人" w:date="2026-09-23T16:07:36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时间</w:t>
        </w:r>
      </w:ins>
      <w:ins w:id="535" w:author="本人" w:date="2026-09-23T16:08:47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：</w:t>
        </w:r>
      </w:ins>
      <w:ins w:id="536" w:author="本人" w:date="2026-09-23T16:07:4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8</w:t>
        </w:r>
      </w:ins>
      <w:ins w:id="537" w:author="本人" w:date="2026-09-23T16:07:4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:</w:t>
        </w:r>
      </w:ins>
      <w:ins w:id="538" w:author="本人" w:date="2026-09-23T16:07:46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20</w:t>
        </w:r>
      </w:ins>
      <w:ins w:id="539" w:author="本人" w:date="2026-09-23T16:09:07Z">
        <w:del w:id="540" w:author="admin" w:date="2026-09-24T10:50:50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-</w:delText>
          </w:r>
        </w:del>
      </w:ins>
      <w:ins w:id="541" w:author="admin" w:date="2026-09-24T10:50:5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—</w:t>
        </w:r>
      </w:ins>
      <w:ins w:id="542" w:author="本人" w:date="2026-09-23T16:09:12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8:30</w:t>
        </w:r>
      </w:ins>
    </w:p>
    <w:p w14:paraId="2E8D0B4D">
      <w:pPr>
        <w:spacing w:line="600" w:lineRule="exact"/>
        <w:ind w:firstLine="640" w:firstLineChars="200"/>
        <w:jc w:val="left"/>
        <w:rPr>
          <w:ins w:id="543" w:author="本人" w:date="2026-09-23T16:08:08Z"/>
          <w:rFonts w:hint="default" w:ascii="仿宋_GB2312" w:hAnsi="仿宋_GB2312" w:eastAsia="仿宋_GB2312" w:cs="仿宋_GB2312"/>
          <w:bCs/>
          <w:sz w:val="32"/>
          <w:szCs w:val="32"/>
          <w:lang w:val="en-US" w:eastAsia="zh-CN"/>
        </w:rPr>
      </w:pPr>
      <w:ins w:id="544" w:author="本人" w:date="2026-09-23T16:07:58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热身</w:t>
        </w:r>
      </w:ins>
      <w:ins w:id="545" w:author="本人" w:date="2026-09-23T16:07:59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活动</w:t>
        </w:r>
      </w:ins>
      <w:ins w:id="546" w:author="本人" w:date="2026-09-23T16:08:0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时间</w:t>
        </w:r>
      </w:ins>
      <w:ins w:id="547" w:author="本人" w:date="2026-09-23T16:08:5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：</w:t>
        </w:r>
      </w:ins>
      <w:ins w:id="548" w:author="本人" w:date="2026-09-23T16:09:0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8:</w:t>
        </w:r>
      </w:ins>
      <w:ins w:id="549" w:author="本人" w:date="2026-09-23T16:09:02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3</w:t>
        </w:r>
      </w:ins>
      <w:ins w:id="550" w:author="本人" w:date="2026-09-23T16:09:0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0</w:t>
        </w:r>
      </w:ins>
      <w:ins w:id="551" w:author="admin" w:date="2026-09-24T10:50:54Z">
        <w:bookmarkStart w:id="10" w:name="_GoBack"/>
        <w:bookmarkEnd w:id="10"/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—</w:t>
        </w:r>
      </w:ins>
      <w:ins w:id="552" w:author="本人" w:date="2026-09-23T16:09:04Z">
        <w:del w:id="553" w:author="admin" w:date="2026-09-24T10:50:54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-</w:delText>
          </w:r>
        </w:del>
      </w:ins>
      <w:ins w:id="554" w:author="本人" w:date="2026-09-23T16:09:15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8</w:t>
        </w:r>
      </w:ins>
      <w:ins w:id="555" w:author="本人" w:date="2026-09-23T16:09:18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:</w:t>
        </w:r>
      </w:ins>
      <w:ins w:id="556" w:author="本人" w:date="2026-09-23T16:09:05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45</w:t>
        </w:r>
      </w:ins>
    </w:p>
    <w:p w14:paraId="5ABF00BF">
      <w:pPr>
        <w:spacing w:line="600" w:lineRule="exact"/>
        <w:ind w:firstLine="640" w:firstLineChars="200"/>
        <w:jc w:val="left"/>
        <w:rPr>
          <w:ins w:id="557" w:author="本人" w:date="2026-09-23T16:09:23Z"/>
          <w:rFonts w:hint="default" w:ascii="仿宋_GB2312" w:hAnsi="仿宋_GB2312" w:eastAsia="仿宋_GB2312" w:cs="仿宋_GB2312"/>
          <w:bCs/>
          <w:sz w:val="32"/>
          <w:szCs w:val="32"/>
          <w:lang w:val="en-US" w:eastAsia="zh-CN"/>
        </w:rPr>
      </w:pPr>
      <w:ins w:id="558" w:author="本人" w:date="2026-09-23T16:07:19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开幕式</w:t>
        </w:r>
      </w:ins>
      <w:ins w:id="559" w:author="本人" w:date="2026-09-23T16:07:2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时间</w:t>
        </w:r>
      </w:ins>
      <w:ins w:id="560" w:author="本人" w:date="2026-09-23T16:07:23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：</w:t>
        </w:r>
      </w:ins>
      <w:ins w:id="561" w:author="本人" w:date="2026-09-23T16:09:23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8:</w:t>
        </w:r>
      </w:ins>
      <w:ins w:id="562" w:author="本人" w:date="2026-09-23T16:09:23Z">
        <w:del w:id="563" w:author="admin" w:date="2026-09-23T16:44:10Z">
          <w:r>
            <w:rPr>
              <w:rFonts w:hint="default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30</w:delText>
          </w:r>
        </w:del>
      </w:ins>
      <w:ins w:id="564" w:author="admin" w:date="2026-09-23T16:44:1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45</w:t>
        </w:r>
      </w:ins>
      <w:ins w:id="565" w:author="admin" w:date="2026-09-24T10:50:56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—</w:t>
        </w:r>
      </w:ins>
      <w:ins w:id="566" w:author="本人" w:date="2026-09-23T16:09:23Z">
        <w:del w:id="567" w:author="admin" w:date="2026-09-24T10:50:56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-</w:delText>
          </w:r>
        </w:del>
      </w:ins>
      <w:ins w:id="568" w:author="本人" w:date="2026-09-23T16:09:23Z">
        <w:del w:id="569" w:author="admin" w:date="2026-09-23T16:44:12Z">
          <w:r>
            <w:rPr>
              <w:rFonts w:hint="default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8</w:delText>
          </w:r>
        </w:del>
      </w:ins>
      <w:ins w:id="570" w:author="admin" w:date="2026-09-23T16:44:12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9</w:t>
        </w:r>
      </w:ins>
      <w:ins w:id="571" w:author="本人" w:date="2026-09-23T16:09:23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:</w:t>
        </w:r>
      </w:ins>
      <w:ins w:id="572" w:author="本人" w:date="2026-09-23T16:09:23Z">
        <w:del w:id="573" w:author="admin" w:date="2026-09-23T16:44:15Z">
          <w:r>
            <w:rPr>
              <w:rFonts w:hint="default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45</w:delText>
          </w:r>
        </w:del>
      </w:ins>
      <w:ins w:id="574" w:author="admin" w:date="2026-09-23T16:44:15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00</w:t>
        </w:r>
      </w:ins>
    </w:p>
    <w:p w14:paraId="3B068B34">
      <w:pPr>
        <w:spacing w:line="600" w:lineRule="exact"/>
        <w:ind w:firstLine="640" w:firstLineChars="200"/>
        <w:jc w:val="left"/>
        <w:rPr>
          <w:rFonts w:hint="default" w:ascii="仿宋_GB2312" w:hAnsi="仿宋_GB2312" w:eastAsia="仿宋_GB2312" w:cs="仿宋_GB2312"/>
          <w:bCs/>
          <w:sz w:val="32"/>
          <w:szCs w:val="32"/>
          <w:rPrChange w:id="575" w:author="admin" w:date="2026-09-23T12:06:03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ins w:id="576" w:author="本人" w:date="2026-09-23T16:09:32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发枪</w:t>
        </w:r>
      </w:ins>
      <w:ins w:id="577" w:author="本人" w:date="2026-09-23T16:09:33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时间</w:t>
        </w:r>
      </w:ins>
      <w:ins w:id="578" w:author="本人" w:date="2026-09-23T16:09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：</w:t>
        </w:r>
      </w:ins>
      <w:ins w:id="579" w:author="本人" w:date="2026-09-23T16:09:4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9</w:t>
        </w:r>
      </w:ins>
      <w:ins w:id="580" w:author="本人" w:date="2026-09-23T16:09:40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:</w:t>
        </w:r>
      </w:ins>
      <w:ins w:id="581" w:author="本人" w:date="2026-09-23T16:09:4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0</w:t>
        </w:r>
      </w:ins>
      <w:ins w:id="582" w:author="本人" w:date="2026-09-23T16:09:40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0</w:t>
        </w:r>
      </w:ins>
    </w:p>
    <w:p w14:paraId="3B9E35F3">
      <w:pPr>
        <w:spacing w:line="600" w:lineRule="exact"/>
        <w:ind w:firstLine="640" w:firstLineChars="200"/>
        <w:jc w:val="left"/>
        <w:outlineLvl w:val="1"/>
        <w:rPr>
          <w:rFonts w:ascii="Times New Roman" w:hAnsi="Times New Roman" w:eastAsia="黑体" w:cs="Times New Roman"/>
          <w:bCs/>
          <w:sz w:val="32"/>
          <w:szCs w:val="32"/>
        </w:rPr>
      </w:pPr>
      <w:del w:id="583" w:author="admin" w:date="2026-09-23T17:43:06Z">
        <w:r>
          <w:rPr>
            <w:rFonts w:hint="default" w:ascii="Times New Roman" w:hAnsi="Times New Roman" w:eastAsia="黑体" w:cs="Times New Roman"/>
            <w:bCs/>
            <w:sz w:val="32"/>
            <w:szCs w:val="32"/>
            <w:lang w:val="en-US"/>
          </w:rPr>
          <w:delText>四</w:delText>
        </w:r>
      </w:del>
      <w:ins w:id="584" w:author="admin" w:date="2026-09-23T17:43:07Z">
        <w:r>
          <w:rPr>
            <w:rFonts w:hint="eastAsia" w:ascii="Times New Roman" w:hAnsi="Times New Roman" w:eastAsia="黑体" w:cs="Times New Roman"/>
            <w:bCs/>
            <w:sz w:val="32"/>
            <w:szCs w:val="32"/>
            <w:lang w:val="en-US" w:eastAsia="zh-CN"/>
          </w:rPr>
          <w:t>五</w:t>
        </w:r>
      </w:ins>
      <w:r>
        <w:rPr>
          <w:rFonts w:hint="eastAsia" w:ascii="Times New Roman" w:hAnsi="Times New Roman" w:eastAsia="黑体" w:cs="Times New Roman"/>
          <w:bCs/>
          <w:sz w:val="32"/>
          <w:szCs w:val="32"/>
        </w:rPr>
        <w:t>、活动地点</w:t>
      </w:r>
    </w:p>
    <w:p w14:paraId="3F887771">
      <w:pPr>
        <w:spacing w:line="600" w:lineRule="exact"/>
        <w:ind w:firstLine="640" w:firstLineChars="200"/>
        <w:jc w:val="left"/>
        <w:rPr>
          <w:rFonts w:ascii="Times New Roman" w:hAnsi="Times New Roman" w:eastAsia="仿宋_GB2312" w:cs="仿宋_GB2312"/>
          <w:bCs/>
          <w:sz w:val="32"/>
          <w:szCs w:val="32"/>
        </w:rPr>
      </w:pPr>
      <w:ins w:id="585" w:author="本人" w:date="2026-09-23T16:10:15Z">
        <w:r>
          <w:rPr>
            <w:rFonts w:hint="eastAsia" w:ascii="Times New Roman" w:hAnsi="Times New Roman" w:eastAsia="仿宋_GB2312" w:cs="仿宋_GB2312"/>
            <w:bCs/>
            <w:sz w:val="32"/>
            <w:szCs w:val="32"/>
            <w:lang w:val="en-US" w:eastAsia="zh-CN"/>
          </w:rPr>
          <w:t>重庆大学</w:t>
        </w:r>
      </w:ins>
      <w:r>
        <w:rPr>
          <w:rFonts w:hint="eastAsia" w:ascii="Times New Roman" w:hAnsi="Times New Roman" w:eastAsia="仿宋_GB2312" w:cs="仿宋_GB2312"/>
          <w:bCs/>
          <w:sz w:val="32"/>
          <w:szCs w:val="32"/>
        </w:rPr>
        <w:t>科学城校区</w:t>
      </w:r>
      <w:del w:id="586" w:author="admin" w:date="2026-09-24T09:22:48Z">
        <w:r>
          <w:rPr>
            <w:rFonts w:hint="eastAsia" w:ascii="Times New Roman" w:hAnsi="Times New Roman" w:eastAsia="仿宋_GB2312" w:cs="仿宋_GB2312"/>
            <w:bCs/>
            <w:sz w:val="32"/>
            <w:szCs w:val="32"/>
          </w:rPr>
          <w:delText>（</w:delText>
        </w:r>
      </w:del>
      <w:r>
        <w:rPr>
          <w:rFonts w:hint="eastAsia" w:ascii="Times New Roman" w:hAnsi="Times New Roman" w:eastAsia="仿宋_GB2312" w:cs="仿宋_GB2312"/>
          <w:bCs/>
          <w:sz w:val="32"/>
          <w:szCs w:val="32"/>
        </w:rPr>
        <w:t>虎溪校园</w:t>
      </w:r>
      <w:del w:id="587" w:author="admin" w:date="2026-09-24T09:22:49Z">
        <w:r>
          <w:rPr>
            <w:rFonts w:hint="eastAsia" w:ascii="Times New Roman" w:hAnsi="Times New Roman" w:eastAsia="仿宋_GB2312" w:cs="仿宋_GB2312"/>
            <w:bCs/>
            <w:sz w:val="32"/>
            <w:szCs w:val="32"/>
          </w:rPr>
          <w:delText>）</w:delText>
        </w:r>
      </w:del>
    </w:p>
    <w:p w14:paraId="715B0935">
      <w:pPr>
        <w:spacing w:line="600" w:lineRule="exact"/>
        <w:ind w:firstLine="640" w:firstLineChars="200"/>
        <w:jc w:val="left"/>
        <w:outlineLvl w:val="1"/>
        <w:rPr>
          <w:rFonts w:hint="eastAsia" w:ascii="Times New Roman" w:hAnsi="Times New Roman" w:eastAsia="黑体" w:cs="Times New Roman"/>
          <w:bCs/>
          <w:sz w:val="32"/>
          <w:szCs w:val="32"/>
          <w:lang w:val="en-US" w:eastAsia="zh-CN"/>
        </w:rPr>
      </w:pPr>
      <w:del w:id="588" w:author="admin" w:date="2026-09-23T17:43:09Z">
        <w:r>
          <w:rPr>
            <w:rFonts w:hint="default" w:ascii="Times New Roman" w:hAnsi="Times New Roman" w:eastAsia="黑体" w:cs="Times New Roman"/>
            <w:bCs/>
            <w:sz w:val="32"/>
            <w:szCs w:val="32"/>
            <w:lang w:val="en-US"/>
          </w:rPr>
          <w:delText>五</w:delText>
        </w:r>
      </w:del>
      <w:ins w:id="589" w:author="admin" w:date="2026-09-23T17:43:12Z">
        <w:r>
          <w:rPr>
            <w:rFonts w:hint="eastAsia" w:ascii="Times New Roman" w:hAnsi="Times New Roman" w:eastAsia="黑体" w:cs="Times New Roman"/>
            <w:bCs/>
            <w:sz w:val="32"/>
            <w:szCs w:val="32"/>
            <w:lang w:val="en-US" w:eastAsia="zh-CN"/>
          </w:rPr>
          <w:t>六</w:t>
        </w:r>
      </w:ins>
      <w:r>
        <w:rPr>
          <w:rFonts w:ascii="Times New Roman" w:hAnsi="Times New Roman" w:eastAsia="黑体" w:cs="Times New Roman"/>
          <w:bCs/>
          <w:sz w:val="32"/>
          <w:szCs w:val="32"/>
        </w:rPr>
        <w:t>、活动</w:t>
      </w:r>
      <w:r>
        <w:rPr>
          <w:rFonts w:hint="eastAsia" w:ascii="Times New Roman" w:hAnsi="Times New Roman" w:eastAsia="黑体" w:cs="Times New Roman"/>
          <w:bCs/>
          <w:sz w:val="32"/>
          <w:szCs w:val="32"/>
          <w:lang w:val="en-US" w:eastAsia="zh-CN"/>
        </w:rPr>
        <w:t>内容</w:t>
      </w:r>
    </w:p>
    <w:p w14:paraId="70B5D9AD">
      <w:pPr>
        <w:widowControl/>
        <w:spacing w:line="600" w:lineRule="exact"/>
        <w:ind w:firstLine="640" w:firstLineChars="200"/>
        <w:jc w:val="left"/>
        <w:rPr>
          <w:rStyle w:val="9"/>
          <w:rFonts w:hint="eastAsia" w:ascii="仿宋_GB2312" w:hAnsi="仿宋_GB2312" w:eastAsia="仿宋_GB2312" w:cs="仿宋_GB2312"/>
          <w:sz w:val="32"/>
          <w:szCs w:val="32"/>
          <w:rPrChange w:id="590" w:author="admin" w:date="2026-09-23T12:06:10Z">
            <w:rPr>
              <w:rStyle w:val="9"/>
              <w:rFonts w:ascii="Times New Roman" w:hAnsi="Times New Roman" w:eastAsia="仿宋_GB2312"/>
              <w:sz w:val="32"/>
              <w:szCs w:val="32"/>
            </w:rPr>
          </w:rPrChange>
        </w:rPr>
      </w:pPr>
      <w:r>
        <w:rPr>
          <w:rStyle w:val="9"/>
          <w:rFonts w:hint="eastAsia" w:ascii="仿宋_GB2312" w:hAnsi="仿宋_GB2312" w:eastAsia="仿宋_GB2312" w:cs="仿宋_GB2312"/>
          <w:b w:val="0"/>
          <w:sz w:val="32"/>
          <w:szCs w:val="32"/>
          <w:rPrChange w:id="591" w:author="admin" w:date="2026-09-23T12:06:10Z">
            <w:rPr>
              <w:rStyle w:val="9"/>
              <w:rFonts w:ascii="Times New Roman" w:hAnsi="Times New Roman" w:eastAsia="仿宋_GB2312" w:cs="仿宋"/>
              <w:b w:val="0"/>
              <w:sz w:val="32"/>
              <w:szCs w:val="32"/>
            </w:rPr>
          </w:rPrChange>
        </w:rPr>
        <w:t>1.</w:t>
      </w:r>
      <w:r>
        <w:rPr>
          <w:rStyle w:val="9"/>
          <w:rFonts w:hint="eastAsia" w:ascii="仿宋_GB2312" w:hAnsi="仿宋_GB2312" w:eastAsia="仿宋_GB2312" w:cs="仿宋_GB2312"/>
          <w:b w:val="0"/>
          <w:sz w:val="32"/>
          <w:szCs w:val="32"/>
          <w:rPrChange w:id="592" w:author="admin" w:date="2026-09-23T12:06:10Z">
            <w:rPr>
              <w:rStyle w:val="9"/>
              <w:rFonts w:hint="eastAsia" w:ascii="Times New Roman" w:hAnsi="Times New Roman" w:eastAsia="仿宋_GB2312" w:cs="仿宋"/>
              <w:b w:val="0"/>
              <w:sz w:val="32"/>
              <w:szCs w:val="32"/>
            </w:rPr>
          </w:rPrChange>
        </w:rPr>
        <w:t>高百接力赛西南站</w:t>
      </w:r>
    </w:p>
    <w:p w14:paraId="6F37961C">
      <w:pPr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593" w:author="admin" w:date="2026-09-23T12:06:10Z">
            <w:rPr>
              <w:rFonts w:hint="eastAsia" w:ascii="Times New Roman" w:hAnsi="Times New Roman" w:eastAsia="仿宋_GB2312" w:cs="仿宋"/>
              <w:kern w:val="0"/>
              <w:sz w:val="32"/>
              <w:szCs w:val="32"/>
              <w:lang w:bidi="ar"/>
            </w:rPr>
          </w:rPrChange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  <w:rPrChange w:id="594" w:author="admin" w:date="2026-09-23T12:06:10Z">
            <w:rPr>
              <w:rFonts w:hint="eastAsia" w:ascii="Times New Roman" w:hAnsi="Times New Roman" w:eastAsia="仿宋_GB2312" w:cs="仿宋"/>
              <w:kern w:val="0"/>
              <w:sz w:val="32"/>
              <w:szCs w:val="32"/>
              <w:lang w:val="en-US" w:eastAsia="zh-CN" w:bidi="ar"/>
            </w:rPr>
          </w:rPrChange>
        </w:rPr>
        <w:t>采用路跑10人团队分为A、B两组分别接力成绩相加的方式进行，每棒1圈（5公里），每人限跑一圈；其中至少第5棒和第10棒限定必须是女生，其它棒次性别不限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595" w:author="admin" w:date="2026-09-23T12:06:10Z">
            <w:rPr>
              <w:rFonts w:hint="eastAsia" w:ascii="Times New Roman" w:hAnsi="Times New Roman" w:eastAsia="仿宋_GB2312" w:cs="仿宋"/>
              <w:kern w:val="0"/>
              <w:sz w:val="32"/>
              <w:szCs w:val="32"/>
              <w:lang w:bidi="ar"/>
            </w:rPr>
          </w:rPrChange>
        </w:rPr>
        <w:t>。</w:t>
      </w:r>
    </w:p>
    <w:p w14:paraId="63B6DCFD">
      <w:pPr>
        <w:widowControl/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b/>
          <w:sz w:val="32"/>
          <w:szCs w:val="32"/>
          <w:rPrChange w:id="596" w:author="admin" w:date="2026-09-23T12:06:10Z">
            <w:rPr>
              <w:rFonts w:ascii="Times New Roman" w:hAnsi="Times New Roman" w:eastAsia="仿宋_GB2312" w:cs="仿宋"/>
              <w:b/>
              <w:sz w:val="32"/>
              <w:szCs w:val="32"/>
            </w:rPr>
          </w:rPrChange>
        </w:rPr>
      </w:pPr>
      <w:r>
        <w:rPr>
          <w:rStyle w:val="9"/>
          <w:rFonts w:hint="eastAsia" w:ascii="仿宋_GB2312" w:hAnsi="仿宋_GB2312" w:eastAsia="仿宋_GB2312" w:cs="仿宋_GB2312"/>
          <w:b w:val="0"/>
          <w:sz w:val="32"/>
          <w:szCs w:val="32"/>
          <w:rPrChange w:id="597" w:author="admin" w:date="2026-09-23T12:06:10Z">
            <w:rPr>
              <w:rStyle w:val="9"/>
              <w:rFonts w:ascii="Times New Roman" w:hAnsi="Times New Roman" w:eastAsia="仿宋_GB2312" w:cs="仿宋"/>
              <w:b w:val="0"/>
              <w:sz w:val="32"/>
              <w:szCs w:val="32"/>
            </w:rPr>
          </w:rPrChange>
        </w:rPr>
        <w:t>2.重庆大学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598" w:author="admin" w:date="2026-09-23T12:06:10Z">
            <w:rPr>
              <w:rFonts w:ascii="Times New Roman" w:hAnsi="Times New Roman" w:eastAsia="仿宋_GB2312" w:cs="仿宋"/>
              <w:kern w:val="0"/>
              <w:sz w:val="32"/>
              <w:szCs w:val="32"/>
              <w:lang w:bidi="ar"/>
            </w:rPr>
          </w:rPrChange>
        </w:rPr>
        <w:t>校园健康跑</w:t>
      </w:r>
    </w:p>
    <w:p w14:paraId="4C7D2A51">
      <w:pPr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bCs/>
          <w:sz w:val="32"/>
          <w:szCs w:val="32"/>
          <w:rPrChange w:id="599" w:author="admin" w:date="2026-09-23T12:06:10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600" w:author="admin" w:date="2026-09-23T12:06:10Z">
            <w:rPr>
              <w:rFonts w:ascii="Times New Roman" w:hAnsi="Times New Roman" w:eastAsia="仿宋_GB2312" w:cs="仿宋"/>
              <w:sz w:val="32"/>
              <w:szCs w:val="32"/>
            </w:rPr>
          </w:rPrChange>
        </w:rPr>
        <w:t>活动为健康跑，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601" w:author="admin" w:date="2026-09-23T12:06:10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参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602" w:author="admin" w:date="2026-09-23T12:06:10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与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603" w:author="admin" w:date="2026-09-23T12:06:10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人数2029人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  <w:rPrChange w:id="604" w:author="admin" w:date="2026-09-23T12:06:10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eastAsia="zh-CN"/>
            </w:rPr>
          </w:rPrChange>
        </w:rPr>
        <w:t>，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605" w:author="admin" w:date="2026-09-23T12:06:10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每人完成5公里。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606" w:author="admin" w:date="2026-09-23T12:06:10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不分性别、不分组、不计时</w:t>
      </w:r>
      <w:r>
        <w:rPr>
          <w:rFonts w:hint="eastAsia" w:ascii="仿宋_GB2312" w:hAnsi="仿宋_GB2312" w:eastAsia="仿宋_GB2312" w:cs="仿宋_GB2312"/>
          <w:sz w:val="32"/>
          <w:szCs w:val="32"/>
          <w:rPrChange w:id="607" w:author="admin" w:date="2026-09-23T12:06:10Z">
            <w:rPr>
              <w:rFonts w:hint="eastAsia" w:ascii="Times New Roman" w:hAnsi="Times New Roman" w:eastAsia="仿宋_GB2312" w:cs="仿宋"/>
              <w:sz w:val="32"/>
              <w:szCs w:val="32"/>
            </w:rPr>
          </w:rPrChange>
        </w:rPr>
        <w:t>。</w:t>
      </w:r>
    </w:p>
    <w:p w14:paraId="78CD4D33">
      <w:pPr>
        <w:spacing w:line="600" w:lineRule="exact"/>
        <w:ind w:firstLine="640" w:firstLineChars="200"/>
        <w:jc w:val="left"/>
        <w:outlineLvl w:val="1"/>
        <w:rPr>
          <w:rFonts w:ascii="Times New Roman" w:hAnsi="Times New Roman" w:eastAsia="黑体" w:cs="Times New Roman"/>
          <w:bCs/>
          <w:sz w:val="32"/>
          <w:szCs w:val="32"/>
        </w:rPr>
      </w:pPr>
      <w:del w:id="608" w:author="admin" w:date="2026-09-23T17:43:21Z">
        <w:r>
          <w:rPr>
            <w:rFonts w:hint="default" w:ascii="Times New Roman" w:hAnsi="Times New Roman" w:eastAsia="黑体" w:cs="Times New Roman"/>
            <w:bCs/>
            <w:sz w:val="32"/>
            <w:szCs w:val="32"/>
            <w:lang w:val="en-US"/>
          </w:rPr>
          <w:delText>六</w:delText>
        </w:r>
      </w:del>
      <w:ins w:id="609" w:author="admin" w:date="2026-09-23T17:43:22Z">
        <w:r>
          <w:rPr>
            <w:rFonts w:hint="eastAsia" w:ascii="Times New Roman" w:hAnsi="Times New Roman" w:eastAsia="黑体" w:cs="Times New Roman"/>
            <w:bCs/>
            <w:sz w:val="32"/>
            <w:szCs w:val="32"/>
            <w:lang w:val="en-US" w:eastAsia="zh-CN"/>
          </w:rPr>
          <w:t>七</w:t>
        </w:r>
      </w:ins>
      <w:r>
        <w:rPr>
          <w:rFonts w:ascii="Times New Roman" w:hAnsi="Times New Roman" w:eastAsia="黑体" w:cs="Times New Roman"/>
          <w:bCs/>
          <w:sz w:val="32"/>
          <w:szCs w:val="32"/>
        </w:rPr>
        <w:t>、活动路线</w:t>
      </w:r>
    </w:p>
    <w:p w14:paraId="62E4A862">
      <w:pPr>
        <w:spacing w:line="600" w:lineRule="exact"/>
        <w:ind w:firstLine="640" w:firstLineChars="200"/>
        <w:jc w:val="left"/>
        <w:rPr>
          <w:ins w:id="610" w:author="本人" w:date="2026-09-23T20:19:51Z"/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rPrChange w:id="611" w:author="admin" w:date="2026-09-23T12:06:16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体育中心广场拱门处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  <w:rPrChange w:id="612" w:author="admin" w:date="2026-09-23T12:06:16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eastAsia="zh-CN"/>
            </w:rPr>
          </w:rPrChange>
        </w:rPr>
        <w:t>（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613" w:author="admin" w:date="2026-09-23T12:06:16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起点）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rPrChange w:id="614" w:author="admin" w:date="2026-09-23T12:06:16Z">
            <w:rPr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</w:rPr>
          </w:rPrChange>
        </w:rPr>
        <w:t>→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  <w:rPrChange w:id="615" w:author="admin" w:date="2026-09-23T12:06:16Z">
            <w:rPr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  <w:lang w:val="en-US" w:eastAsia="zh-CN"/>
            </w:rPr>
          </w:rPrChange>
        </w:rPr>
        <w:t>信息楼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rPrChange w:id="616" w:author="admin" w:date="2026-09-23T12:06:16Z">
            <w:rPr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</w:rPr>
          </w:rPrChange>
        </w:rPr>
        <w:t>→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  <w:rPrChange w:id="617" w:author="admin" w:date="2026-09-23T12:06:16Z">
            <w:rPr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  <w:lang w:val="en-US" w:eastAsia="zh-CN"/>
            </w:rPr>
          </w:rPrChange>
        </w:rPr>
        <w:t>东门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rPrChange w:id="618" w:author="admin" w:date="2026-09-23T12:06:16Z">
            <w:rPr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</w:rPr>
          </w:rPrChange>
        </w:rPr>
        <w:t>→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  <w:rPrChange w:id="619" w:author="admin" w:date="2026-09-23T12:06:16Z">
            <w:rPr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  <w:lang w:val="en-US" w:eastAsia="zh-CN"/>
            </w:rPr>
          </w:rPrChange>
        </w:rPr>
        <w:t>复刻门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rPrChange w:id="620" w:author="admin" w:date="2026-09-23T12:06:16Z">
            <w:rPr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</w:rPr>
          </w:rPrChange>
        </w:rPr>
        <w:t>→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  <w:rPrChange w:id="621" w:author="admin" w:date="2026-09-23T12:06:16Z">
            <w:rPr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  <w:lang w:val="en-US" w:eastAsia="zh-CN"/>
            </w:rPr>
          </w:rPrChange>
        </w:rPr>
        <w:t>艺术楼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rPrChange w:id="622" w:author="admin" w:date="2026-09-23T12:06:16Z">
            <w:rPr>
              <w:rFonts w:hint="eastAsia" w:ascii="Times New Roman" w:hAnsi="Times New Roman" w:eastAsia="仿宋_GB2312" w:cs="仿宋_GB2312"/>
              <w:bCs/>
              <w:color w:val="auto"/>
              <w:sz w:val="32"/>
              <w:szCs w:val="32"/>
            </w:rPr>
          </w:rPrChange>
        </w:rPr>
        <w:t>→网球馆→兰园→理科楼→西二门→西一门→学院楼→综合楼十字路口→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  <w:rPrChange w:id="623" w:author="admin" w:date="2026-09-23T12:06:16Z">
            <w:rPr>
              <w:rFonts w:hint="eastAsia" w:ascii="Times New Roman" w:hAnsi="Times New Roman" w:eastAsia="仿宋_GB2312" w:cs="Times New Roman"/>
              <w:bCs/>
              <w:color w:val="auto"/>
              <w:sz w:val="32"/>
              <w:szCs w:val="32"/>
              <w:lang w:val="en-US" w:eastAsia="zh-CN"/>
            </w:rPr>
          </w:rPrChange>
        </w:rPr>
        <w:t>图书馆回转</w:t>
      </w:r>
      <w:ins w:id="624" w:author="本人" w:date="2026-09-23T20:20:49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</w:rPr>
          <w:t>→</w:t>
        </w:r>
      </w:ins>
      <w:ins w:id="625" w:author="本人" w:date="2026-09-23T20:20:56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校车站</w:t>
        </w:r>
      </w:ins>
      <w:ins w:id="626" w:author="本人" w:date="2026-09-23T20:20:49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回转</w:t>
        </w:r>
      </w:ins>
      <w:r>
        <w:rPr>
          <w:rFonts w:hint="eastAsia" w:ascii="仿宋_GB2312" w:hAnsi="仿宋_GB2312" w:eastAsia="仿宋_GB2312" w:cs="仿宋_GB2312"/>
          <w:bCs/>
          <w:sz w:val="32"/>
          <w:szCs w:val="32"/>
          <w:rPrChange w:id="627" w:author="admin" w:date="2026-09-23T12:06:16Z">
            <w:rPr>
              <w:rFonts w:hint="eastAsia" w:ascii="Times New Roman" w:hAnsi="Times New Roman" w:eastAsia="仿宋_GB2312" w:cs="Times New Roman"/>
              <w:bCs/>
              <w:sz w:val="32"/>
              <w:szCs w:val="32"/>
            </w:rPr>
          </w:rPrChange>
        </w:rPr>
        <w:t>→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628" w:author="admin" w:date="2026-09-23T12:06:16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北门→体育中心广场拱门处（终点）（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629" w:author="admin" w:date="2026-09-23T12:06:16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5公里）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630" w:author="admin" w:date="2026-09-23T12:06:16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。</w:t>
      </w:r>
    </w:p>
    <w:p w14:paraId="6464E89D">
      <w:pPr>
        <w:spacing w:line="240" w:lineRule="auto"/>
        <w:ind w:firstLine="0" w:firstLineChars="0"/>
        <w:jc w:val="center"/>
        <w:rPr>
          <w:rFonts w:hint="eastAsia" w:ascii="仿宋_GB2312" w:hAnsi="仿宋_GB2312" w:eastAsia="仿宋_GB2312" w:cs="仿宋_GB2312"/>
          <w:bCs/>
          <w:sz w:val="32"/>
          <w:szCs w:val="32"/>
          <w:rPrChange w:id="632" w:author="admin" w:date="2026-09-23T12:06:16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631" w:author="本人" w:date="2026-09-23T20:20:38Z">
          <w:pPr>
            <w:spacing w:line="600" w:lineRule="exact"/>
            <w:ind w:firstLine="640" w:firstLineChars="200"/>
            <w:jc w:val="left"/>
          </w:pPr>
        </w:pPrChange>
      </w:pPr>
      <w:ins w:id="633" w:author="本人" w:date="2026-09-23T20:20:28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drawing>
            <wp:inline distT="0" distB="0" distL="114300" distR="114300">
              <wp:extent cx="3667760" cy="2700020"/>
              <wp:effectExtent l="0" t="0" r="5080" b="12700"/>
              <wp:docPr id="6" name="图片 6" descr="线路图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6" descr="线路图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67760" cy="2700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D955CED">
      <w:pPr>
        <w:spacing w:line="600" w:lineRule="exact"/>
        <w:ind w:firstLine="640" w:firstLineChars="200"/>
        <w:jc w:val="left"/>
        <w:outlineLvl w:val="1"/>
        <w:rPr>
          <w:rFonts w:ascii="Times New Roman" w:hAnsi="Times New Roman" w:eastAsia="黑体" w:cs="Times New Roman"/>
          <w:bCs/>
          <w:sz w:val="32"/>
          <w:szCs w:val="32"/>
        </w:rPr>
      </w:pPr>
      <w:del w:id="635" w:author="本人" w:date="2026-09-23T20:19:49Z">
        <w:r>
          <w:rPr>
            <w:rFonts w:hint="default" w:ascii="Times New Roman" w:hAnsi="Times New Roman" w:eastAsia="仿宋" w:cs="仿宋"/>
            <w:kern w:val="0"/>
            <w:sz w:val="32"/>
            <w:szCs w:val="32"/>
            <w:lang w:val="en-US" w:eastAsia="zh-CN" w:bidi="ar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699135</wp:posOffset>
              </wp:positionH>
              <wp:positionV relativeFrom="paragraph">
                <wp:posOffset>15875</wp:posOffset>
              </wp:positionV>
              <wp:extent cx="3469005" cy="2567940"/>
              <wp:effectExtent l="0" t="0" r="17145" b="3810"/>
              <wp:wrapTopAndBottom/>
              <wp:docPr id="4" name="图片 4" descr="图片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图片 4" descr="图片2"/>
                      <pic:cNvPicPr>
                        <a:picLocks noChangeAspect="1"/>
                      </pic:cNvPicPr>
                    </pic:nvPicPr>
                    <pic:blipFill>
                      <a:blip r:embed="rId5"/>
                      <a:srcRect t="10571" b="501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69005" cy="25679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637" w:author="admin" w:date="2026-09-23T17:43:25Z">
        <w:r>
          <w:rPr>
            <w:rFonts w:hint="default" w:ascii="Times New Roman" w:hAnsi="Times New Roman" w:eastAsia="黑体" w:cs="Times New Roman"/>
            <w:bCs/>
            <w:sz w:val="32"/>
            <w:szCs w:val="32"/>
            <w:lang w:val="en-US"/>
          </w:rPr>
          <w:delText>七</w:delText>
        </w:r>
      </w:del>
      <w:ins w:id="638" w:author="admin" w:date="2026-09-23T17:43:28Z">
        <w:r>
          <w:rPr>
            <w:rFonts w:hint="eastAsia" w:ascii="Times New Roman" w:hAnsi="Times New Roman" w:eastAsia="黑体" w:cs="Times New Roman"/>
            <w:bCs/>
            <w:sz w:val="32"/>
            <w:szCs w:val="32"/>
            <w:lang w:val="en-US" w:eastAsia="zh-CN"/>
          </w:rPr>
          <w:t>八</w:t>
        </w:r>
      </w:ins>
      <w:r>
        <w:rPr>
          <w:rFonts w:ascii="Times New Roman" w:hAnsi="Times New Roman" w:eastAsia="黑体" w:cs="Times New Roman"/>
          <w:bCs/>
          <w:sz w:val="32"/>
          <w:szCs w:val="32"/>
        </w:rPr>
        <w:t>、活动办法</w:t>
      </w:r>
    </w:p>
    <w:p w14:paraId="461ADDB8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39" w:author="admin" w:date="2026-09-23T17:35:35Z">
            <w:rPr>
              <w:rFonts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28"/>
          <w:highlight w:val="none"/>
          <w:rPrChange w:id="640" w:author="admin" w:date="2026-09-23T17:35:35Z">
            <w:rPr>
              <w:rFonts w:hint="eastAsia" w:ascii="Times New Roman" w:hAnsi="Times New Roman" w:eastAsia="仿宋_GB2312" w:cs="仿宋_GB2312"/>
              <w:color w:val="C00000"/>
              <w:sz w:val="32"/>
              <w:szCs w:val="28"/>
              <w:highlight w:val="none"/>
            </w:rPr>
          </w:rPrChange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41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参赛物资领取：请于10月</w:t>
      </w:r>
      <w:del w:id="642" w:author="admin" w:date="2026-09-23T17:34:44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rPrChange w:id="643" w:author="admin" w:date="2026-09-23T17:35:35Z">
              <w:rPr>
                <w:rFonts w:hint="eastAsia" w:ascii="Times New Roman" w:hAnsi="Times New Roman" w:eastAsia="仿宋_GB2312" w:cs="仿宋_GB2312"/>
                <w:bCs/>
                <w:color w:val="C00000"/>
                <w:sz w:val="32"/>
                <w:szCs w:val="32"/>
                <w:highlight w:val="none"/>
              </w:rPr>
            </w:rPrChange>
            <w14:textFill>
              <w14:solidFill>
                <w14:schemeClr w14:val="tx1"/>
              </w14:solidFill>
            </w14:textFill>
          </w:rPr>
          <w:delText>1</w:delText>
        </w:r>
      </w:del>
      <w:del w:id="644" w:author="admin" w:date="2026-09-23T17:34:44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45" w:author="admin" w:date="2026-09-23T17:35:35Z">
              <w:rPr>
                <w:rFonts w:hint="eastAsia" w:ascii="Times New Roman" w:hAnsi="Times New Roman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delText>0</w:delText>
        </w:r>
      </w:del>
      <w:ins w:id="646" w:author="admin" w:date="2026-09-23T17:34:44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eastAsia="zh-CN"/>
            <w:rPrChange w:id="647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yellow"/>
                <w:lang w:eastAsia="zh-CN"/>
              </w:rPr>
            </w:rPrChange>
            <w14:textFill>
              <w14:solidFill>
                <w14:schemeClr w14:val="tx1"/>
              </w14:solidFill>
            </w14:textFill>
          </w:rPr>
          <w:t>9</w:t>
        </w:r>
      </w:ins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48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日</w:t>
      </w:r>
      <w:ins w:id="649" w:author="admin" w:date="2026-09-23T17:34:45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eastAsia="zh-CN"/>
            <w:rPrChange w:id="650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yellow"/>
                <w:lang w:eastAsia="zh-CN"/>
              </w:rPr>
            </w:rPrChange>
            <w14:textFill>
              <w14:solidFill>
                <w14:schemeClr w14:val="tx1"/>
              </w14:solidFill>
            </w14:textFill>
          </w:rPr>
          <w:t>（</w:t>
        </w:r>
      </w:ins>
      <w:ins w:id="651" w:author="admin" w:date="2026-09-23T17:34:55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52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yellow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星期五</w:t>
        </w:r>
      </w:ins>
      <w:ins w:id="653" w:author="admin" w:date="2026-09-23T17:34:46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eastAsia="zh-CN"/>
            <w:rPrChange w:id="654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yellow"/>
                <w:lang w:eastAsia="zh-CN"/>
              </w:rPr>
            </w:rPrChange>
            <w14:textFill>
              <w14:solidFill>
                <w14:schemeClr w14:val="tx1"/>
              </w14:solidFill>
            </w14:textFill>
          </w:rPr>
          <w:t>）</w:t>
        </w:r>
      </w:ins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55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1</w:t>
      </w:r>
      <w:del w:id="656" w:author="admin" w:date="2026-09-23T17:35:05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rPrChange w:id="657" w:author="admin" w:date="2026-09-23T17:35:35Z">
              <w:rPr>
                <w:rFonts w:hint="eastAsia" w:ascii="Times New Roman" w:hAnsi="Times New Roman" w:eastAsia="仿宋_GB2312" w:cs="仿宋_GB2312"/>
                <w:bCs/>
                <w:color w:val="C00000"/>
                <w:sz w:val="32"/>
                <w:szCs w:val="32"/>
                <w:highlight w:val="none"/>
              </w:rPr>
            </w:rPrChange>
            <w14:textFill>
              <w14:solidFill>
                <w14:schemeClr w14:val="tx1"/>
              </w14:solidFill>
            </w14:textFill>
          </w:rPr>
          <w:delText>0</w:delText>
        </w:r>
      </w:del>
      <w:ins w:id="658" w:author="admin" w:date="2026-09-23T17:35:05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eastAsia="zh-CN"/>
            <w:rPrChange w:id="659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yellow"/>
                <w:lang w:eastAsia="zh-CN"/>
              </w:rPr>
            </w:rPrChange>
            <w14:textFill>
              <w14:solidFill>
                <w14:schemeClr w14:val="tx1"/>
              </w14:solidFill>
            </w14:textFill>
          </w:rPr>
          <w:t>7</w:t>
        </w:r>
      </w:ins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60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:00前到指定地点领取参赛物资。</w:t>
      </w:r>
    </w:p>
    <w:p w14:paraId="0FB8ABB8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61" w:author="admin" w:date="2026-09-23T17:35:35Z">
            <w:rPr>
              <w:rFonts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62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沙坪坝校区：A校园学工部一楼101教室，联系人：</w:t>
      </w:r>
      <w:del w:id="663" w:author="admin" w:date="2026-09-23T16:49:04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rPrChange w:id="664" w:author="admin" w:date="2026-09-23T17:35:35Z">
              <w:rPr>
                <w:rFonts w:hint="eastAsia" w:ascii="Times New Roman" w:hAnsi="Times New Roman" w:eastAsia="仿宋_GB2312" w:cs="仿宋_GB2312"/>
                <w:bCs/>
                <w:color w:val="C00000"/>
                <w:sz w:val="32"/>
                <w:szCs w:val="32"/>
                <w:highlight w:val="none"/>
              </w:rPr>
            </w:rPrChange>
            <w14:textFill>
              <w14:solidFill>
                <w14:schemeClr w14:val="tx1"/>
              </w14:solidFill>
            </w14:textFill>
          </w:rPr>
          <w:delText>段保花</w:delText>
        </w:r>
      </w:del>
      <w:ins w:id="665" w:author="admin" w:date="2026-09-23T16:49:06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66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莫</w:t>
        </w:r>
      </w:ins>
      <w:ins w:id="667" w:author="admin" w:date="2026-09-23T16:50:37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68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老师</w:t>
        </w:r>
      </w:ins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69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（1</w:t>
      </w:r>
      <w:del w:id="670" w:author="admin" w:date="2026-09-23T16:50:27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rPrChange w:id="671" w:author="admin" w:date="2026-09-23T17:35:35Z">
              <w:rPr>
                <w:rFonts w:hint="eastAsia" w:ascii="Times New Roman" w:hAnsi="Times New Roman" w:eastAsia="仿宋_GB2312" w:cs="仿宋_GB2312"/>
                <w:bCs/>
                <w:color w:val="C00000"/>
                <w:sz w:val="32"/>
                <w:szCs w:val="32"/>
                <w:highlight w:val="none"/>
              </w:rPr>
            </w:rPrChange>
            <w14:textFill>
              <w14:solidFill>
                <w14:schemeClr w14:val="tx1"/>
              </w14:solidFill>
            </w14:textFill>
          </w:rPr>
          <w:delText>5999014166</w:delText>
        </w:r>
      </w:del>
      <w:ins w:id="672" w:author="admin" w:date="2026-09-23T16:50:27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eastAsia="zh-CN"/>
            <w:rPrChange w:id="673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eastAsia="zh-CN"/>
              </w:rPr>
            </w:rPrChange>
            <w14:textFill>
              <w14:solidFill>
                <w14:schemeClr w14:val="tx1"/>
              </w14:solidFill>
            </w14:textFill>
          </w:rPr>
          <w:t>8</w:t>
        </w:r>
      </w:ins>
      <w:ins w:id="674" w:author="admin" w:date="2026-09-23T16:50:27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75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8</w:t>
        </w:r>
      </w:ins>
      <w:ins w:id="676" w:author="admin" w:date="2026-09-23T16:50:29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77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993</w:t>
        </w:r>
      </w:ins>
      <w:ins w:id="678" w:author="admin" w:date="2026-09-23T16:50:30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79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5</w:t>
        </w:r>
      </w:ins>
      <w:ins w:id="680" w:author="admin" w:date="2026-09-23T16:50:32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81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6331</w:t>
        </w:r>
      </w:ins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82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）、</w:t>
      </w:r>
      <w:del w:id="683" w:author="admin" w:date="2026-09-23T16:49:11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rPrChange w:id="684" w:author="admin" w:date="2026-09-23T17:35:35Z">
              <w:rPr>
                <w:rFonts w:hint="eastAsia" w:ascii="Times New Roman" w:hAnsi="Times New Roman" w:eastAsia="仿宋_GB2312" w:cs="仿宋_GB2312"/>
                <w:bCs/>
                <w:color w:val="C00000"/>
                <w:sz w:val="32"/>
                <w:szCs w:val="32"/>
                <w:highlight w:val="none"/>
              </w:rPr>
            </w:rPrChange>
            <w14:textFill>
              <w14:solidFill>
                <w14:schemeClr w14:val="tx1"/>
              </w14:solidFill>
            </w14:textFill>
          </w:rPr>
          <w:delText>陈冠</w:delText>
        </w:r>
      </w:del>
      <w:del w:id="685" w:author="admin" w:date="2026-09-23T16:49:11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rPrChange w:id="686" w:author="admin" w:date="2026-09-23T17:35:35Z">
              <w:rPr>
                <w:rFonts w:hint="eastAsia" w:ascii="Times New Roman" w:hAnsi="Times New Roman" w:eastAsia="仿宋" w:cs="微软雅黑"/>
                <w:bCs/>
                <w:color w:val="C00000"/>
                <w:sz w:val="32"/>
                <w:szCs w:val="32"/>
                <w:highlight w:val="none"/>
              </w:rPr>
            </w:rPrChange>
            <w14:textFill>
              <w14:solidFill>
                <w14:schemeClr w14:val="tx1"/>
              </w14:solidFill>
            </w14:textFill>
          </w:rPr>
          <w:delText>锜</w:delText>
        </w:r>
      </w:del>
      <w:ins w:id="687" w:author="admin" w:date="2026-09-23T16:49:14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88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陈</w:t>
        </w:r>
      </w:ins>
      <w:ins w:id="689" w:author="admin" w:date="2026-09-23T16:50:40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90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老师</w:t>
        </w:r>
      </w:ins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691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（18</w:t>
      </w:r>
      <w:del w:id="692" w:author="admin" w:date="2026-09-23T16:49:50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rPrChange w:id="693" w:author="admin" w:date="2026-09-23T17:35:35Z">
              <w:rPr>
                <w:rFonts w:hint="eastAsia" w:ascii="Times New Roman" w:hAnsi="Times New Roman" w:eastAsia="仿宋_GB2312" w:cs="仿宋_GB2312"/>
                <w:bCs/>
                <w:color w:val="C00000"/>
                <w:sz w:val="32"/>
                <w:szCs w:val="32"/>
                <w:highlight w:val="none"/>
              </w:rPr>
            </w:rPrChange>
            <w14:textFill>
              <w14:solidFill>
                <w14:schemeClr w14:val="tx1"/>
              </w14:solidFill>
            </w14:textFill>
          </w:rPr>
          <w:delText>788415610</w:delText>
        </w:r>
      </w:del>
      <w:ins w:id="694" w:author="admin" w:date="2026-09-23T16:49:50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eastAsia="zh-CN"/>
            <w:rPrChange w:id="695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eastAsia="zh-CN"/>
              </w:rPr>
            </w:rPrChange>
            <w14:textFill>
              <w14:solidFill>
                <w14:schemeClr w14:val="tx1"/>
              </w14:solidFill>
            </w14:textFill>
          </w:rPr>
          <w:t>2</w:t>
        </w:r>
      </w:ins>
      <w:ins w:id="696" w:author="admin" w:date="2026-09-23T16:49:52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97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8</w:t>
        </w:r>
      </w:ins>
      <w:ins w:id="698" w:author="admin" w:date="2026-09-23T16:49:53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699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7</w:t>
        </w:r>
      </w:ins>
      <w:ins w:id="700" w:author="admin" w:date="2026-09-23T16:49:54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701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14</w:t>
        </w:r>
      </w:ins>
      <w:ins w:id="702" w:author="admin" w:date="2026-09-23T16:49:56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703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6</w:t>
        </w:r>
      </w:ins>
      <w:ins w:id="704" w:author="admin" w:date="2026-09-23T16:49:57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705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7</w:t>
        </w:r>
      </w:ins>
      <w:ins w:id="706" w:author="admin" w:date="2026-09-23T16:49:58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707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42</w:t>
        </w:r>
      </w:ins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708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）</w:t>
      </w:r>
    </w:p>
    <w:p w14:paraId="3AA07D72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709" w:author="admin" w:date="2026-09-23T17:35:35Z">
            <w:rPr>
              <w:rFonts w:ascii="Times New Roman" w:hAnsi="Times New Roman" w:eastAsia="仿宋_GB2312" w:cs="仿宋_GB2312"/>
              <w:bCs/>
              <w:sz w:val="32"/>
              <w:szCs w:val="32"/>
              <w:highlight w:val="yellow"/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710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科学城校区：虎溪校园综合楼238办公室，联系人：</w:t>
      </w:r>
      <w:del w:id="711" w:author="admin" w:date="2026-09-23T16:49:17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rPrChange w:id="712" w:author="admin" w:date="2026-09-23T17:35:35Z">
              <w:rPr>
                <w:rFonts w:hint="eastAsia" w:ascii="Times New Roman" w:hAnsi="Times New Roman" w:eastAsia="仿宋_GB2312" w:cs="仿宋_GB2312"/>
                <w:bCs/>
                <w:color w:val="C00000"/>
                <w:sz w:val="32"/>
                <w:szCs w:val="32"/>
                <w:highlight w:val="none"/>
              </w:rPr>
            </w:rPrChange>
            <w14:textFill>
              <w14:solidFill>
                <w14:schemeClr w14:val="tx1"/>
              </w14:solidFill>
            </w14:textFill>
          </w:rPr>
          <w:delText>邓文卓</w:delText>
        </w:r>
      </w:del>
      <w:ins w:id="713" w:author="admin" w:date="2026-09-23T16:49:24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714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曾</w:t>
        </w:r>
      </w:ins>
      <w:ins w:id="715" w:author="admin" w:date="2026-09-23T16:50:43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716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老师</w:t>
        </w:r>
      </w:ins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717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（13</w:t>
      </w:r>
      <w:del w:id="718" w:author="admin" w:date="2026-09-23T16:49:37Z">
        <w:r>
          <w:rPr>
            <w:rFonts w:hint="default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rPrChange w:id="719" w:author="admin" w:date="2026-09-23T17:35:35Z">
              <w:rPr>
                <w:rFonts w:hint="eastAsia" w:ascii="Times New Roman" w:hAnsi="Times New Roman" w:eastAsia="仿宋_GB2312" w:cs="仿宋_GB2312"/>
                <w:bCs/>
                <w:color w:val="C00000"/>
                <w:sz w:val="32"/>
                <w:szCs w:val="32"/>
                <w:highlight w:val="none"/>
              </w:rPr>
            </w:rPrChange>
            <w14:textFill>
              <w14:solidFill>
                <w14:schemeClr w14:val="tx1"/>
              </w14:solidFill>
            </w14:textFill>
          </w:rPr>
          <w:delText>709422882</w:delText>
        </w:r>
      </w:del>
      <w:ins w:id="720" w:author="admin" w:date="2026-09-23T16:49:37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eastAsia="zh-CN"/>
            <w:rPrChange w:id="721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eastAsia="zh-CN"/>
              </w:rPr>
            </w:rPrChange>
            <w14:textFill>
              <w14:solidFill>
                <w14:schemeClr w14:val="tx1"/>
              </w14:solidFill>
            </w14:textFill>
          </w:rPr>
          <w:t>8</w:t>
        </w:r>
      </w:ins>
      <w:ins w:id="722" w:author="admin" w:date="2026-09-23T16:49:38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723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966</w:t>
        </w:r>
      </w:ins>
      <w:ins w:id="724" w:author="admin" w:date="2026-09-23T16:49:39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725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5</w:t>
        </w:r>
      </w:ins>
      <w:ins w:id="726" w:author="admin" w:date="2026-09-23T16:49:41Z">
        <w:r>
          <w:rPr>
            <w:rFonts w:hint="eastAsia" w:ascii="仿宋_GB2312" w:hAnsi="仿宋_GB2312" w:eastAsia="仿宋_GB2312" w:cs="仿宋_GB2312"/>
            <w:bCs/>
            <w:color w:val="000000" w:themeColor="text1"/>
            <w:sz w:val="32"/>
            <w:szCs w:val="32"/>
            <w:highlight w:val="none"/>
            <w:lang w:val="en-US" w:eastAsia="zh-CN"/>
            <w:rPrChange w:id="727" w:author="admin" w:date="2026-09-23T17:35:35Z">
              <w:rPr>
                <w:rFonts w:hint="eastAsia" w:ascii="仿宋_GB2312" w:hAnsi="仿宋_GB2312" w:eastAsia="仿宋_GB2312" w:cs="仿宋_GB2312"/>
                <w:bCs/>
                <w:color w:val="C00000"/>
                <w:sz w:val="32"/>
                <w:szCs w:val="32"/>
                <w:highlight w:val="none"/>
                <w:lang w:val="en-US" w:eastAsia="zh-CN"/>
              </w:rPr>
            </w:rPrChange>
            <w14:textFill>
              <w14:solidFill>
                <w14:schemeClr w14:val="tx1"/>
              </w14:solidFill>
            </w14:textFill>
          </w:rPr>
          <w:t>8520</w:t>
        </w:r>
      </w:ins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highlight w:val="none"/>
          <w:rPrChange w:id="728" w:author="admin" w:date="2026-09-23T17:35:35Z">
            <w:rPr>
              <w:rFonts w:hint="eastAsia" w:ascii="Times New Roman" w:hAnsi="Times New Roman" w:eastAsia="仿宋_GB2312" w:cs="仿宋_GB2312"/>
              <w:bCs/>
              <w:color w:val="C00000"/>
              <w:sz w:val="32"/>
              <w:szCs w:val="32"/>
              <w:highlight w:val="none"/>
            </w:rPr>
          </w:rPrChange>
          <w14:textFill>
            <w14:solidFill>
              <w14:schemeClr w14:val="tx1"/>
            </w14:solidFill>
          </w14:textFill>
        </w:rPr>
        <w:t>）</w:t>
      </w:r>
    </w:p>
    <w:p w14:paraId="39F962D2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29" w:author="admin" w:date="2026-09-23T12:06:22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30" w:author="admin" w:date="2026-09-23T12:06:22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2.衣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31" w:author="admin" w:date="2026-09-23T12:06:22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物存放：</w:t>
      </w:r>
      <w:ins w:id="732" w:author="本人" w:date="2026-09-23T16:01:51Z">
        <w:r>
          <w:rPr>
            <w:rFonts w:hint="default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体育中心北侧马路划分存放区域，供学生、教职工、校友</w:t>
        </w:r>
      </w:ins>
      <w:ins w:id="733" w:author="本人" w:date="2026-09-23T16:03:04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（</w:t>
        </w:r>
      </w:ins>
      <w:ins w:id="734" w:author="本人" w:date="2026-09-23T16:03:05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校园健康跑</w:t>
        </w:r>
      </w:ins>
      <w:ins w:id="735" w:author="本人" w:date="2026-09-23T16:03:07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）</w:t>
        </w:r>
      </w:ins>
      <w:ins w:id="736" w:author="本人" w:date="2026-09-23T16:01:51Z">
        <w:r>
          <w:rPr>
            <w:rFonts w:hint="default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使用；其他参赛高校（高百赛事）参赛人员衣物存放于体育中心广场西侧马路</w:t>
        </w:r>
      </w:ins>
      <w:del w:id="737" w:author="本人" w:date="2026-09-23T16:01:51Z">
        <w:r>
          <w:rPr>
            <w:rFonts w:hint="default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  <w:rPrChange w:id="738" w:author="admin" w:date="2026-09-23T12:06:22Z">
              <w:rPr>
                <w:rFonts w:hint="eastAsia" w:ascii="Times New Roman" w:hAnsi="Times New Roman" w:eastAsia="仿宋_GB2312" w:cs="仿宋_GB2312"/>
                <w:bCs/>
                <w:color w:val="auto"/>
                <w:sz w:val="32"/>
                <w:szCs w:val="32"/>
                <w:lang w:val="en-US" w:eastAsia="zh-CN"/>
              </w:rPr>
            </w:rPrChange>
          </w:rPr>
          <w:delText>田径场内</w:delText>
        </w:r>
      </w:del>
      <w:del w:id="739" w:author="本人" w:date="2026-09-23T16:01:51Z">
        <w:r>
          <w:rPr>
            <w:rFonts w:hint="default" w:ascii="仿宋_GB2312" w:hAnsi="仿宋_GB2312" w:eastAsia="仿宋_GB2312" w:cs="仿宋_GB2312"/>
            <w:bCs/>
            <w:color w:val="auto"/>
            <w:sz w:val="32"/>
            <w:szCs w:val="32"/>
            <w:rPrChange w:id="740" w:author="admin" w:date="2026-09-23T12:06:22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设置衣物存放处，分别设置学生、教职工、校友</w:delText>
        </w:r>
      </w:del>
      <w:del w:id="741" w:author="本人" w:date="2026-09-23T16:01:51Z">
        <w:r>
          <w:rPr>
            <w:rFonts w:hint="default" w:ascii="仿宋_GB2312" w:hAnsi="仿宋_GB2312" w:eastAsia="仿宋_GB2312" w:cs="仿宋_GB2312"/>
            <w:bCs/>
            <w:color w:val="auto"/>
            <w:sz w:val="32"/>
            <w:szCs w:val="32"/>
            <w:lang w:eastAsia="zh-CN"/>
            <w:rPrChange w:id="742" w:author="admin" w:date="2026-09-23T12:06:22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eastAsia="zh-CN"/>
              </w:rPr>
            </w:rPrChange>
          </w:rPr>
          <w:delText>、</w:delText>
        </w:r>
      </w:del>
      <w:del w:id="743" w:author="本人" w:date="2026-09-23T16:01:51Z">
        <w:r>
          <w:rPr>
            <w:rFonts w:hint="default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  <w:rPrChange w:id="744" w:author="admin" w:date="2026-09-23T12:06:22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其它高校</w:delText>
        </w:r>
      </w:del>
      <w:del w:id="745" w:author="本人" w:date="2026-09-23T16:01:51Z">
        <w:r>
          <w:rPr>
            <w:rFonts w:hint="default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  <w:rPrChange w:id="746" w:author="admin" w:date="2026-09-23T12:06:22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  <w:lang w:val="en-US" w:eastAsia="zh-CN"/>
              </w:rPr>
            </w:rPrChange>
          </w:rPr>
          <w:delText>四</w:delText>
        </w:r>
      </w:del>
      <w:del w:id="747" w:author="本人" w:date="2026-09-23T16:01:51Z">
        <w:r>
          <w:rPr>
            <w:rFonts w:hint="default" w:ascii="仿宋_GB2312" w:hAnsi="仿宋_GB2312" w:eastAsia="仿宋_GB2312" w:cs="仿宋_GB2312"/>
            <w:bCs/>
            <w:color w:val="auto"/>
            <w:sz w:val="32"/>
            <w:szCs w:val="32"/>
            <w:rPrChange w:id="748" w:author="admin" w:date="2026-09-23T12:06:22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个区域存放处</w:delText>
        </w:r>
      </w:del>
      <w:r>
        <w:rPr>
          <w:rFonts w:hint="eastAsia" w:ascii="仿宋_GB2312" w:hAnsi="仿宋_GB2312" w:eastAsia="仿宋_GB2312" w:cs="仿宋_GB2312"/>
          <w:bCs/>
          <w:sz w:val="32"/>
          <w:szCs w:val="32"/>
          <w:rPrChange w:id="749" w:author="admin" w:date="2026-09-23T12:06:22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。</w:t>
      </w:r>
    </w:p>
    <w:p w14:paraId="4B0A277E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50" w:author="admin" w:date="2026-09-23T12:06:22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51" w:author="admin" w:date="2026-09-23T12:06:22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3.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52" w:author="admin" w:date="2026-09-23T12:06:22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校园健康跑活动参加者着装整洁，听从现场工作人员指挥，按开幕式集合要求排好位置、做好热身活动，鸣笛出发。</w:t>
      </w:r>
    </w:p>
    <w:p w14:paraId="5F99E975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753" w:author="admin" w:date="2026-09-23T12:06:22Z">
            <w:rPr>
              <w:rFonts w:ascii="Times New Roman" w:hAnsi="Times New Roman" w:eastAsia="仿宋_GB2312" w:cs="仿宋_GB2312"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lang w:val="en-US" w:eastAsia="zh-CN"/>
          <w:rPrChange w:id="754" w:author="admin" w:date="2026-09-23T12:06:22Z">
            <w:rPr>
              <w:rFonts w:hint="eastAsia" w:ascii="Times New Roman" w:hAnsi="Times New Roman" w:eastAsia="仿宋_GB2312" w:cs="仿宋_GB2312"/>
              <w:sz w:val="32"/>
              <w:szCs w:val="28"/>
              <w:lang w:val="en-US" w:eastAsia="zh-CN"/>
            </w:rPr>
          </w:rPrChange>
        </w:rPr>
        <w:t>4</w:t>
      </w:r>
      <w:r>
        <w:rPr>
          <w:rFonts w:hint="eastAsia" w:ascii="仿宋_GB2312" w:hAnsi="仿宋_GB2312" w:eastAsia="仿宋_GB2312" w:cs="仿宋_GB2312"/>
          <w:sz w:val="32"/>
          <w:szCs w:val="28"/>
          <w:rPrChange w:id="755" w:author="admin" w:date="2026-09-23T12:06:22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56" w:author="admin" w:date="2026-09-23T12:06:22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所有参加并完成校园健康跑活动的学生、教职工及校友在终点处领取完赛纪念品。</w:t>
      </w:r>
    </w:p>
    <w:p w14:paraId="2E9E21CB">
      <w:pPr>
        <w:spacing w:line="600" w:lineRule="exact"/>
        <w:ind w:firstLine="640" w:firstLineChars="200"/>
        <w:jc w:val="left"/>
        <w:outlineLvl w:val="1"/>
        <w:rPr>
          <w:rFonts w:ascii="Times New Roman" w:hAnsi="Times New Roman" w:eastAsia="黑体" w:cs="Times New Roman"/>
          <w:bCs/>
          <w:sz w:val="32"/>
          <w:szCs w:val="32"/>
        </w:rPr>
      </w:pPr>
      <w:del w:id="757" w:author="admin" w:date="2026-09-23T17:43:33Z">
        <w:r>
          <w:rPr>
            <w:rFonts w:hint="default" w:ascii="Times New Roman" w:hAnsi="Times New Roman" w:eastAsia="黑体" w:cs="Times New Roman"/>
            <w:bCs/>
            <w:sz w:val="32"/>
            <w:szCs w:val="32"/>
            <w:lang w:val="en-US"/>
          </w:rPr>
          <w:delText>八</w:delText>
        </w:r>
      </w:del>
      <w:ins w:id="758" w:author="admin" w:date="2026-09-23T17:43:34Z">
        <w:r>
          <w:rPr>
            <w:rFonts w:hint="eastAsia" w:ascii="Times New Roman" w:hAnsi="Times New Roman" w:eastAsia="黑体" w:cs="Times New Roman"/>
            <w:bCs/>
            <w:sz w:val="32"/>
            <w:szCs w:val="32"/>
            <w:lang w:val="en-US" w:eastAsia="zh-CN"/>
          </w:rPr>
          <w:t>九</w:t>
        </w:r>
      </w:ins>
      <w:r>
        <w:rPr>
          <w:rFonts w:ascii="Times New Roman" w:hAnsi="Times New Roman" w:eastAsia="黑体" w:cs="Times New Roman"/>
          <w:bCs/>
          <w:sz w:val="32"/>
          <w:szCs w:val="32"/>
        </w:rPr>
        <w:t>、</w:t>
      </w:r>
      <w:r>
        <w:rPr>
          <w:rFonts w:hint="eastAsia" w:ascii="Times New Roman" w:hAnsi="Times New Roman" w:eastAsia="黑体" w:cs="黑体"/>
          <w:kern w:val="0"/>
          <w:sz w:val="32"/>
          <w:szCs w:val="32"/>
        </w:rPr>
        <w:t>校园健康跑</w:t>
      </w:r>
      <w:r>
        <w:rPr>
          <w:rFonts w:ascii="Times New Roman" w:hAnsi="Times New Roman" w:eastAsia="黑体" w:cs="Times New Roman"/>
          <w:bCs/>
          <w:sz w:val="32"/>
          <w:szCs w:val="32"/>
        </w:rPr>
        <w:t>参加办法</w:t>
      </w:r>
    </w:p>
    <w:p w14:paraId="03833EFE">
      <w:pPr>
        <w:spacing w:line="600" w:lineRule="exact"/>
        <w:ind w:firstLine="640" w:firstLineChars="200"/>
        <w:jc w:val="left"/>
        <w:outlineLvl w:val="2"/>
        <w:rPr>
          <w:rFonts w:hint="eastAsia" w:ascii="楷体_GB2312" w:hAnsi="楷体_GB2312" w:eastAsia="楷体_GB2312" w:cs="楷体_GB2312"/>
          <w:kern w:val="0"/>
          <w:sz w:val="32"/>
          <w:szCs w:val="32"/>
          <w:rPrChange w:id="759" w:author="admin" w:date="2026-09-23T17:45:46Z">
            <w:rPr>
              <w:rFonts w:ascii="Times New Roman" w:hAnsi="Times New Roman" w:eastAsia="黑体" w:cs="黑体"/>
              <w:kern w:val="0"/>
              <w:sz w:val="32"/>
              <w:szCs w:val="32"/>
            </w:rPr>
          </w:rPrChange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  <w:rPrChange w:id="760" w:author="admin" w:date="2026-09-23T17:45:46Z">
            <w:rPr>
              <w:rFonts w:hint="eastAsia" w:ascii="Times New Roman" w:hAnsi="Times New Roman" w:eastAsia="黑体" w:cs="黑体"/>
              <w:kern w:val="0"/>
              <w:sz w:val="32"/>
              <w:szCs w:val="32"/>
            </w:rPr>
          </w:rPrChange>
        </w:rPr>
        <w:t>（一）人员范围</w:t>
      </w:r>
    </w:p>
    <w:p w14:paraId="5D144C5F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61" w:author="admin" w:date="2026-09-23T12:06:28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62" w:author="admin" w:date="2026-09-23T12:06:28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1.学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63" w:author="admin" w:date="2026-09-23T12:06:28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生：在籍本科生、研究生（含硕士研究生及博士研究生）</w:t>
      </w:r>
    </w:p>
    <w:p w14:paraId="6EC2B7E5">
      <w:pPr>
        <w:spacing w:line="600" w:lineRule="exact"/>
        <w:ind w:firstLine="640" w:firstLineChars="200"/>
        <w:rPr>
          <w:rFonts w:hint="default" w:ascii="仿宋_GB2312" w:hAnsi="仿宋_GB2312" w:eastAsia="仿宋_GB2312" w:cs="仿宋_GB2312"/>
          <w:bCs/>
          <w:sz w:val="32"/>
          <w:szCs w:val="32"/>
          <w:rPrChange w:id="764" w:author="admin" w:date="2026-09-23T12:06:28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65" w:author="admin" w:date="2026-09-23T12:06:28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2.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66" w:author="admin" w:date="2026-09-23T12:06:28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教职工</w:t>
      </w:r>
      <w:ins w:id="767" w:author="本人" w:date="2026-09-23T16:13:5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：</w:t>
        </w:r>
      </w:ins>
      <w:ins w:id="768" w:author="本人" w:date="2026-09-23T16:17:23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含</w:t>
        </w:r>
      </w:ins>
      <w:ins w:id="769" w:author="本人" w:date="2026-09-23T16:16:58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正式在编职工、其他职工，以及附属肿瘤医院职工</w:t>
        </w:r>
      </w:ins>
      <w:ins w:id="770" w:author="本人" w:date="2026-09-23T16:17:08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。</w:t>
        </w:r>
      </w:ins>
    </w:p>
    <w:p w14:paraId="3F15AECC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71" w:author="admin" w:date="2026-09-23T12:06:28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72" w:author="admin" w:date="2026-09-23T12:06:28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3.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73" w:author="admin" w:date="2026-09-23T12:06:28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校友：重庆大学毕业的学生（包括MBA、函授、继续教育等学校认定的校友）</w:t>
      </w:r>
    </w:p>
    <w:p w14:paraId="3DDFA373">
      <w:pPr>
        <w:spacing w:line="600" w:lineRule="exact"/>
        <w:ind w:firstLine="640" w:firstLineChars="200"/>
        <w:jc w:val="left"/>
        <w:outlineLvl w:val="2"/>
        <w:rPr>
          <w:rFonts w:hint="eastAsia" w:ascii="楷体_GB2312" w:hAnsi="楷体_GB2312" w:eastAsia="楷体_GB2312" w:cs="楷体_GB2312"/>
          <w:kern w:val="0"/>
          <w:sz w:val="32"/>
          <w:szCs w:val="32"/>
          <w:rPrChange w:id="774" w:author="admin" w:date="2026-09-23T17:45:50Z">
            <w:rPr>
              <w:rFonts w:ascii="Times New Roman" w:hAnsi="Times New Roman" w:eastAsia="黑体" w:cs="Times New Roman"/>
              <w:kern w:val="0"/>
              <w:sz w:val="32"/>
              <w:szCs w:val="32"/>
            </w:rPr>
          </w:rPrChange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  <w:rPrChange w:id="775" w:author="admin" w:date="2026-09-23T17:45:50Z">
            <w:rPr>
              <w:rFonts w:ascii="Times New Roman" w:hAnsi="Times New Roman" w:eastAsia="黑体" w:cs="Times New Roman"/>
              <w:kern w:val="0"/>
              <w:sz w:val="32"/>
              <w:szCs w:val="32"/>
            </w:rPr>
          </w:rPrChange>
        </w:rPr>
        <w:t>（二）身体条件要求</w:t>
      </w:r>
    </w:p>
    <w:p w14:paraId="478E365D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77" w:author="admin" w:date="2026-09-23T12:06:33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776" w:author="admin" w:date="2026-09-23T17:59:50Z">
          <w:pPr>
            <w:spacing w:line="600" w:lineRule="exact"/>
            <w:ind w:firstLine="564"/>
          </w:pPr>
        </w:pPrChange>
      </w:pPr>
      <w:r>
        <w:rPr>
          <w:rFonts w:hint="eastAsia" w:ascii="仿宋_GB2312" w:hAnsi="仿宋_GB2312" w:eastAsia="仿宋_GB2312" w:cs="仿宋_GB2312"/>
          <w:bCs/>
          <w:sz w:val="32"/>
          <w:szCs w:val="32"/>
          <w:rPrChange w:id="778" w:author="admin" w:date="2026-09-23T12:06:3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长跑对身体状况有较高要求，参加者应身体健康，有参加跑步锻炼的基础。有以下疾病情况不宜参加：</w:t>
      </w:r>
    </w:p>
    <w:p w14:paraId="35C8617B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79" w:author="admin" w:date="2026-09-23T12:06:33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80" w:author="admin" w:date="2026-09-23T12:06:33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1.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81" w:author="admin" w:date="2026-09-23T12:06:3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先天性心脏病和风湿性心脏病患者；</w:t>
      </w:r>
    </w:p>
    <w:p w14:paraId="63508166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82" w:author="admin" w:date="2026-09-23T12:06:33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83" w:author="admin" w:date="2026-09-23T12:06:33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2.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84" w:author="admin" w:date="2026-09-23T12:06:3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高血压和心脑血管疾病患者；</w:t>
      </w:r>
    </w:p>
    <w:p w14:paraId="22811E77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85" w:author="admin" w:date="2026-09-23T12:06:33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86" w:author="admin" w:date="2026-09-23T12:06:33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3.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87" w:author="admin" w:date="2026-09-23T12:06:3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心肌炎和其他心脏病患者；</w:t>
      </w:r>
    </w:p>
    <w:p w14:paraId="4E7A9119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88" w:author="admin" w:date="2026-09-23T12:06:33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89" w:author="admin" w:date="2026-09-23T12:06:33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4.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90" w:author="admin" w:date="2026-09-23T12:06:3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冠状动脉性心脏病和严重心率不齐者；</w:t>
      </w:r>
    </w:p>
    <w:p w14:paraId="4F1D4C11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91" w:author="admin" w:date="2026-09-23T12:06:33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92" w:author="admin" w:date="2026-09-23T12:06:33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5.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93" w:author="admin" w:date="2026-09-23T12:06:3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血糖过高或糖尿病患者；</w:t>
      </w:r>
    </w:p>
    <w:p w14:paraId="31FBF5CD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94" w:author="admin" w:date="2026-09-23T12:06:33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95" w:author="admin" w:date="2026-09-23T12:06:33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6.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96" w:author="admin" w:date="2026-09-23T12:06:3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近两周内有感冒发烧情况；</w:t>
      </w:r>
    </w:p>
    <w:p w14:paraId="2A119A35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797" w:author="admin" w:date="2026-09-23T12:06:33Z">
            <w:rPr>
              <w:rFonts w:ascii="Times New Roman" w:hAnsi="Times New Roman" w:eastAsia="仿宋_GB2312" w:cs="Times New Roman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798" w:author="admin" w:date="2026-09-23T12:06:33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7.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799" w:author="admin" w:date="2026-09-23T12:06:33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其他不适合运动的疾病患者。</w:t>
      </w:r>
    </w:p>
    <w:p w14:paraId="0055A9D7">
      <w:pPr>
        <w:spacing w:line="600" w:lineRule="exact"/>
        <w:ind w:firstLine="640" w:firstLineChars="200"/>
        <w:outlineLvl w:val="2"/>
        <w:rPr>
          <w:rFonts w:hint="eastAsia" w:ascii="楷体_GB2312" w:hAnsi="楷体_GB2312" w:eastAsia="楷体_GB2312" w:cs="楷体_GB2312"/>
          <w:kern w:val="0"/>
          <w:sz w:val="32"/>
          <w:szCs w:val="32"/>
          <w:rPrChange w:id="801" w:author="admin" w:date="2026-09-23T17:45:55Z">
            <w:rPr>
              <w:rFonts w:ascii="Times New Roman" w:hAnsi="Times New Roman" w:eastAsia="黑体" w:cs="黑体"/>
              <w:kern w:val="0"/>
              <w:sz w:val="32"/>
              <w:szCs w:val="32"/>
            </w:rPr>
          </w:rPrChange>
        </w:rPr>
        <w:pPrChange w:id="800" w:author="admin" w:date="2026-09-23T17:59:50Z">
          <w:pPr>
            <w:spacing w:line="600" w:lineRule="exact"/>
            <w:ind w:firstLine="564"/>
            <w:outlineLvl w:val="2"/>
          </w:pPr>
        </w:pPrChange>
      </w:pPr>
      <w:r>
        <w:rPr>
          <w:rFonts w:hint="eastAsia" w:ascii="楷体_GB2312" w:hAnsi="楷体_GB2312" w:eastAsia="楷体_GB2312" w:cs="楷体_GB2312"/>
          <w:kern w:val="0"/>
          <w:sz w:val="32"/>
          <w:szCs w:val="32"/>
          <w:rPrChange w:id="802" w:author="admin" w:date="2026-09-23T17:45:55Z">
            <w:rPr>
              <w:rFonts w:hint="eastAsia" w:ascii="Times New Roman" w:hAnsi="Times New Roman" w:eastAsia="黑体" w:cs="黑体"/>
              <w:kern w:val="0"/>
              <w:sz w:val="32"/>
              <w:szCs w:val="32"/>
            </w:rPr>
          </w:rPrChange>
        </w:rPr>
        <w:t>（三）报名办法</w:t>
      </w:r>
    </w:p>
    <w:p w14:paraId="673592BF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803" w:author="admin" w:date="2026-09-23T12:06:39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804" w:author="admin" w:date="2026-09-23T12:06:39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1.</w:t>
      </w:r>
      <w:ins w:id="805" w:author="本人" w:date="2026-09-23T16:03:50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名额分配：</w:t>
        </w:r>
      </w:ins>
      <w:ins w:id="806" w:author="本人" w:date="2026-09-23T16:03:50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本次活动共设置2029个参赛名额，其中包括学生1529人，教职工300人，校友200人。</w:t>
        </w:r>
      </w:ins>
      <w:del w:id="807" w:author="本人" w:date="2026-09-23T16:03:50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808" w:author="admin" w:date="2026-09-23T12:06:39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名额分配：本次活动共设置2029个参赛名额，其中包括学生1529人，教职工300人，校友200人。</w:delText>
        </w:r>
      </w:del>
    </w:p>
    <w:p w14:paraId="3DF86ED2">
      <w:pPr>
        <w:spacing w:line="600" w:lineRule="exact"/>
        <w:ind w:firstLine="640" w:firstLineChars="200"/>
        <w:rPr>
          <w:del w:id="809" w:author="本人" w:date="2026-09-23T16:04:28Z"/>
          <w:rFonts w:hint="eastAsia" w:ascii="仿宋_GB2312" w:hAnsi="仿宋_GB2312" w:eastAsia="仿宋_GB2312" w:cs="仿宋_GB2312"/>
          <w:bCs/>
          <w:sz w:val="32"/>
          <w:szCs w:val="32"/>
          <w:shd w:val="clear" w:color="FFFFFF" w:fill="D9D9D9"/>
          <w:rPrChange w:id="810" w:author="admin" w:date="2026-09-23T12:06:39Z">
            <w:rPr>
              <w:del w:id="811" w:author="本人" w:date="2026-09-23T16:04:28Z"/>
              <w:rFonts w:ascii="Times New Roman" w:hAnsi="Times New Roman" w:eastAsia="仿宋_GB2312" w:cs="仿宋_GB2312"/>
              <w:bCs/>
              <w:sz w:val="32"/>
              <w:szCs w:val="32"/>
              <w:shd w:val="clear" w:color="FFFFFF" w:fill="D9D9D9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28"/>
          <w:rPrChange w:id="812" w:author="admin" w:date="2026-09-23T12:06:39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2.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813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报名方式：</w:t>
      </w:r>
      <w:del w:id="814" w:author="本人" w:date="2026-09-23T16:04:24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815" w:author="admin" w:date="2026-09-23T12:06:39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通过扫描下方二维码，进入“赛事报名”板块，阅读参赛须知、填写姓名等个人信息后进行报名登记。</w:delText>
        </w:r>
      </w:del>
    </w:p>
    <w:p w14:paraId="3D9480CF">
      <w:pPr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bCs/>
          <w:sz w:val="32"/>
          <w:szCs w:val="32"/>
          <w:shd w:val="clear" w:color="FFFFFF" w:fill="D9D9D9"/>
          <w:rPrChange w:id="817" w:author="admin" w:date="2026-09-23T12:06:39Z">
            <w:rPr>
              <w:rFonts w:ascii="Times New Roman" w:hAnsi="Times New Roman" w:eastAsia="仿宋_GB2312" w:cs="仿宋_GB2312"/>
              <w:bCs/>
              <w:sz w:val="32"/>
              <w:szCs w:val="32"/>
              <w:shd w:val="clear" w:color="FFFFFF" w:fill="D9D9D9"/>
            </w:rPr>
          </w:rPrChange>
        </w:rPr>
        <w:pPrChange w:id="816" w:author="admin" w:date="2026-09-23T17:59:50Z">
          <w:pPr>
            <w:jc w:val="center"/>
          </w:pPr>
        </w:pPrChange>
      </w:pPr>
    </w:p>
    <w:p w14:paraId="3CC660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ins w:id="819" w:author="本人" w:date="2026-09-23T16:04:34Z"/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pPrChange w:id="818" w:author="admin" w:date="2026-09-23T17:59:5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ins w:id="820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（</w:t>
        </w:r>
      </w:ins>
      <w:ins w:id="821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1</w:t>
        </w:r>
      </w:ins>
      <w:ins w:id="822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）</w:t>
        </w:r>
      </w:ins>
      <w:ins w:id="823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教职工、校友报名</w:t>
        </w:r>
      </w:ins>
    </w:p>
    <w:p w14:paraId="4A594F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ins w:id="825" w:author="本人" w:date="2026-09-23T16:04:34Z"/>
          <w:rFonts w:hint="eastAsia" w:ascii="仿宋_GB2312" w:hAnsi="仿宋_GB2312" w:eastAsia="仿宋_GB2312" w:cs="仿宋_GB2312"/>
          <w:bCs/>
          <w:sz w:val="32"/>
          <w:szCs w:val="32"/>
        </w:rPr>
        <w:pPrChange w:id="824" w:author="admin" w:date="2026-09-23T17:59:5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ins w:id="826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通过扫描下方二维码，进入“赛事报名”板块，阅读参赛须知、填写姓名等个人信息后进行报名登记</w:t>
        </w:r>
      </w:ins>
      <w:ins w:id="827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，报满即止</w:t>
        </w:r>
      </w:ins>
      <w:ins w:id="828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。</w:t>
        </w:r>
      </w:ins>
    </w:p>
    <w:p w14:paraId="0282FA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ins w:id="830" w:author="本人" w:date="2026-09-23T16:04:34Z"/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pPrChange w:id="829" w:author="admin" w:date="2026-09-24T09:23:51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ins w:id="831" w:author="admin" w:date="2026-09-24T09:23:51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drawing>
            <wp:inline distT="0" distB="0" distL="114300" distR="114300">
              <wp:extent cx="1800225" cy="1800225"/>
              <wp:effectExtent l="0" t="0" r="13335" b="13335"/>
              <wp:docPr id="5" name="图片 5" descr="报名二维码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图片 5" descr="报名二维码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0225" cy="18002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833" w:author="本人" w:date="2026-09-23T16:23:51Z">
        <w:del w:id="834" w:author="admin" w:date="2026-09-23T17:35:54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  <w:lang w:eastAsia="zh-CN"/>
            </w:rPr>
            <w:drawing>
              <wp:inline distT="0" distB="0" distL="114300" distR="114300">
                <wp:extent cx="1992630" cy="1992630"/>
                <wp:effectExtent l="0" t="0" r="7620" b="7620"/>
                <wp:docPr id="3" name="图片 3" descr="报名二维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报名二维码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2630" cy="1992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066246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ins w:id="838" w:author="本人" w:date="2026-09-23T16:04:34Z"/>
          <w:rFonts w:hint="eastAsia" w:ascii="仿宋_GB2312" w:hAnsi="仿宋_GB2312" w:eastAsia="仿宋_GB2312" w:cs="仿宋_GB2312"/>
          <w:bCs/>
          <w:sz w:val="32"/>
          <w:szCs w:val="32"/>
        </w:rPr>
        <w:pPrChange w:id="837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ins w:id="839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报名登记成功后待学校进行身份审核，最终报名状态，可通过小程序“报名查询”板块查看。</w:t>
        </w:r>
      </w:ins>
    </w:p>
    <w:p w14:paraId="04649E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ins w:id="841" w:author="本人" w:date="2026-09-23T16:04:34Z"/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pPrChange w:id="840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ins w:id="842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（</w:t>
        </w:r>
      </w:ins>
      <w:ins w:id="843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2</w:t>
        </w:r>
      </w:ins>
      <w:ins w:id="844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）</w:t>
        </w:r>
      </w:ins>
      <w:ins w:id="845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学生报名</w:t>
        </w:r>
      </w:ins>
    </w:p>
    <w:p w14:paraId="7E9209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ins w:id="847" w:author="本人" w:date="2026-09-23T16:04:34Z"/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pPrChange w:id="846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ins w:id="848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各学院严格根据分配的活动名额（附件1），积极动员、有序组织本院学生报名，阅读并签署校园健康跑活动承诺书（附件2）。请各学院于9月2</w:t>
        </w:r>
      </w:ins>
      <w:ins w:id="849" w:author="本人" w:date="2026-09-23T16:04:34Z">
        <w:del w:id="850" w:author="admin" w:date="2026-09-23T17:36:02Z">
          <w:r>
            <w:rPr>
              <w:rFonts w:hint="default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8</w:delText>
          </w:r>
        </w:del>
      </w:ins>
      <w:ins w:id="851" w:author="admin" w:date="2026-09-23T17:36:02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9</w:t>
        </w:r>
      </w:ins>
      <w:ins w:id="852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日（星期</w:t>
        </w:r>
      </w:ins>
      <w:ins w:id="853" w:author="本人" w:date="2026-09-23T16:04:34Z">
        <w:del w:id="854" w:author="admin" w:date="2026-09-23T17:36:04Z">
          <w:r>
            <w:rPr>
              <w:rFonts w:hint="default" w:ascii="仿宋_GB2312" w:hAnsi="仿宋_GB2312" w:eastAsia="仿宋_GB2312" w:cs="仿宋_GB2312"/>
              <w:bCs/>
              <w:sz w:val="32"/>
              <w:szCs w:val="32"/>
              <w:lang w:val="en-US" w:eastAsia="zh-CN"/>
            </w:rPr>
            <w:delText>四</w:delText>
          </w:r>
        </w:del>
      </w:ins>
      <w:ins w:id="855" w:author="admin" w:date="2026-09-23T17:36:0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二</w:t>
        </w:r>
      </w:ins>
      <w:ins w:id="856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）中午12点前，将电子报名表（附件3）和加盖单位公章的报名表扫描件发送至学工部邮箱：xsk@cqu.edu.cn。学生签署的校园健康跑活动承诺书由各学院留存备查。</w:t>
        </w:r>
      </w:ins>
    </w:p>
    <w:p w14:paraId="1D3CDA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ins w:id="858" w:author="admin" w:date="2026-09-23T17:37:24Z"/>
          <w:rFonts w:hint="eastAsia" w:ascii="仿宋_GB2312" w:hAnsi="仿宋_GB2312" w:eastAsia="仿宋_GB2312" w:cs="仿宋_GB2312"/>
          <w:sz w:val="32"/>
          <w:szCs w:val="28"/>
          <w:highlight w:val="none"/>
          <w:lang w:val="en-US" w:eastAsia="zh-CN"/>
          <w:rPrChange w:id="859" w:author="admin" w:date="2026-09-23T17:42:42Z">
            <w:rPr>
              <w:ins w:id="860" w:author="admin" w:date="2026-09-23T17:37:24Z"/>
              <w:rFonts w:hint="eastAsia" w:ascii="仿宋_GB2312" w:hAnsi="仿宋_GB2312" w:eastAsia="仿宋_GB2312" w:cs="仿宋_GB2312"/>
              <w:sz w:val="32"/>
              <w:szCs w:val="28"/>
              <w:highlight w:val="yellow"/>
              <w:lang w:val="en-US" w:eastAsia="zh-CN"/>
            </w:rPr>
          </w:rPrChange>
        </w:rPr>
        <w:pPrChange w:id="857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ins w:id="861" w:author="admin" w:date="2026-09-23T17:37:24Z">
        <w:r>
          <w:rPr>
            <w:rFonts w:hint="eastAsia" w:ascii="仿宋_GB2312" w:hAnsi="仿宋_GB2312" w:eastAsia="仿宋_GB2312" w:cs="仿宋_GB2312"/>
            <w:sz w:val="32"/>
            <w:szCs w:val="28"/>
            <w:highlight w:val="none"/>
            <w:lang w:val="en-US" w:eastAsia="zh-CN"/>
            <w:rPrChange w:id="862" w:author="admin" w:date="2026-09-23T17:42:42Z">
              <w:rPr>
                <w:rFonts w:hint="eastAsia" w:ascii="仿宋_GB2312" w:hAnsi="仿宋_GB2312" w:eastAsia="仿宋_GB2312" w:cs="仿宋_GB2312"/>
                <w:sz w:val="32"/>
                <w:szCs w:val="28"/>
                <w:highlight w:val="yellow"/>
                <w:lang w:val="en-US" w:eastAsia="zh-CN"/>
              </w:rPr>
            </w:rPrChange>
          </w:rPr>
          <w:t>3.报名时间：即日起至2026年9月28日（星期一）18:00</w:t>
        </w:r>
      </w:ins>
    </w:p>
    <w:p w14:paraId="480FE4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del w:id="864" w:author="本人" w:date="2026-09-23T16:04:34Z"/>
          <w:rFonts w:hint="eastAsia" w:ascii="仿宋_GB2312" w:hAnsi="仿宋_GB2312" w:eastAsia="仿宋_GB2312" w:cs="仿宋_GB2312"/>
          <w:bCs/>
          <w:sz w:val="32"/>
          <w:szCs w:val="32"/>
          <w:rPrChange w:id="865" w:author="admin" w:date="2026-09-23T12:06:39Z">
            <w:rPr>
              <w:del w:id="866" w:author="本人" w:date="2026-09-23T16:04:34Z"/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863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ins w:id="867" w:author="本人" w:date="2026-09-23T16:04:34Z">
        <w:del w:id="868" w:author="admin" w:date="2026-09-23T17:37:26Z">
          <w:r>
            <w:rPr>
              <w:rFonts w:hint="default" w:ascii="仿宋_GB2312" w:hAnsi="仿宋_GB2312" w:eastAsia="仿宋_GB2312" w:cs="仿宋_GB2312"/>
              <w:bCs/>
              <w:sz w:val="32"/>
              <w:szCs w:val="32"/>
              <w:lang w:val="en-US"/>
            </w:rPr>
            <w:delText>3</w:delText>
          </w:r>
        </w:del>
      </w:ins>
      <w:ins w:id="869" w:author="admin" w:date="2026-09-23T17:37:26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4</w:t>
        </w:r>
      </w:ins>
      <w:ins w:id="870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.各学院、校工会、校友会秘书处、基金会秘书处应于9月30日</w:t>
        </w:r>
      </w:ins>
      <w:ins w:id="871" w:author="admin" w:date="2026-09-23T17:36:16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（星期三）</w:t>
        </w:r>
      </w:ins>
      <w:ins w:id="872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前确定1</w:t>
        </w:r>
      </w:ins>
      <w:ins w:id="873" w:author="本人" w:date="2026-09-23T16:04:34Z">
        <w:del w:id="874" w:author="admin" w:date="2026-09-24T10:51:29Z">
          <w:r>
            <w:rPr>
              <w:rFonts w:hint="eastAsia" w:ascii="仿宋_GB2312" w:hAnsi="仿宋_GB2312" w:eastAsia="仿宋_GB2312" w:cs="仿宋_GB2312"/>
              <w:bCs/>
              <w:sz w:val="32"/>
              <w:szCs w:val="32"/>
            </w:rPr>
            <w:delText>-</w:delText>
          </w:r>
        </w:del>
      </w:ins>
      <w:ins w:id="875" w:author="admin" w:date="2026-09-24T10:51:29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—</w:t>
        </w:r>
      </w:ins>
      <w:ins w:id="876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2名活动负责人及1名旗手，</w:t>
        </w:r>
      </w:ins>
      <w:ins w:id="877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并将</w:t>
        </w:r>
      </w:ins>
      <w:ins w:id="878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相关</w:t>
        </w:r>
      </w:ins>
      <w:ins w:id="879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人员</w:t>
        </w:r>
      </w:ins>
      <w:ins w:id="880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联系方式</w:t>
        </w:r>
      </w:ins>
      <w:ins w:id="881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（</w:t>
        </w:r>
      </w:ins>
      <w:ins w:id="882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val="en-US" w:eastAsia="zh-CN"/>
          </w:rPr>
          <w:t>附件4</w:t>
        </w:r>
      </w:ins>
      <w:ins w:id="883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）</w:t>
        </w:r>
      </w:ins>
      <w:ins w:id="884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发送至学工部邮箱</w:t>
        </w:r>
      </w:ins>
      <w:ins w:id="885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lang w:eastAsia="zh-CN"/>
          </w:rPr>
          <w:t>：</w:t>
        </w:r>
      </w:ins>
      <w:ins w:id="886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</w:rPr>
          <w:t>xsk@cqu.edu.cn。</w:t>
        </w:r>
      </w:ins>
      <w:del w:id="887" w:author="本人" w:date="2026-09-23T16:04:34Z">
        <w:r>
          <w:rPr>
            <w:rFonts w:hint="eastAsia" w:ascii="仿宋_GB2312" w:hAnsi="仿宋_GB2312" w:eastAsia="仿宋_GB2312" w:cs="仿宋_GB2312"/>
            <w:bCs/>
            <w:sz w:val="32"/>
            <w:szCs w:val="32"/>
            <w:rPrChange w:id="888" w:author="admin" w:date="2026-09-23T12:06:39Z">
              <w:rPr>
                <w:rFonts w:hint="eastAsia" w:ascii="Times New Roman" w:hAnsi="Times New Roman" w:eastAsia="仿宋_GB2312" w:cs="仿宋_GB2312"/>
                <w:bCs/>
                <w:sz w:val="32"/>
                <w:szCs w:val="32"/>
              </w:rPr>
            </w:rPrChange>
          </w:rPr>
          <w:delText>报名登记成功后待学校进行身份审核，最终报名状态，可通过小程序“报名查询”板块查看。</w:delText>
        </w:r>
      </w:del>
    </w:p>
    <w:p w14:paraId="7C1DFA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ins w:id="890" w:author="本人" w:date="2026-09-23T16:05:07Z"/>
          <w:rFonts w:hint="eastAsia" w:ascii="仿宋_GB2312" w:hAnsi="仿宋_GB2312" w:eastAsia="仿宋_GB2312" w:cs="仿宋_GB2312"/>
          <w:sz w:val="32"/>
          <w:szCs w:val="28"/>
          <w:lang w:val="en-US" w:eastAsia="zh-CN"/>
        </w:rPr>
        <w:pPrChange w:id="889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</w:p>
    <w:p w14:paraId="4A3C95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del w:id="892" w:author="admin" w:date="2026-09-23T17:37:24Z"/>
          <w:rFonts w:hint="eastAsia" w:ascii="仿宋_GB2312" w:hAnsi="仿宋_GB2312" w:eastAsia="仿宋_GB2312" w:cs="仿宋_GB2312"/>
          <w:sz w:val="32"/>
          <w:szCs w:val="28"/>
          <w:highlight w:val="yellow"/>
          <w:lang w:val="en-US" w:eastAsia="zh-CN"/>
          <w:rPrChange w:id="893" w:author="admin" w:date="2026-09-23T16:52:03Z">
            <w:rPr>
              <w:del w:id="894" w:author="admin" w:date="2026-09-23T17:37:24Z"/>
              <w:rFonts w:hint="default" w:ascii="Times New Roman" w:hAnsi="Times New Roman" w:eastAsia="仿宋_GB2312" w:cs="仿宋_GB2312"/>
              <w:sz w:val="32"/>
              <w:szCs w:val="28"/>
              <w:highlight w:val="none"/>
              <w:lang w:val="en-US" w:eastAsia="zh-CN"/>
            </w:rPr>
          </w:rPrChange>
        </w:rPr>
        <w:pPrChange w:id="891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del w:id="895" w:author="admin" w:date="2026-09-23T17:37:24Z">
        <w:r>
          <w:rPr>
            <w:rFonts w:hint="eastAsia" w:ascii="仿宋_GB2312" w:hAnsi="仿宋_GB2312" w:eastAsia="仿宋_GB2312" w:cs="仿宋_GB2312"/>
            <w:sz w:val="32"/>
            <w:szCs w:val="28"/>
            <w:highlight w:val="yellow"/>
            <w:lang w:val="en-US" w:eastAsia="zh-CN"/>
            <w:rPrChange w:id="896" w:author="admin" w:date="2026-09-23T16:52:03Z">
              <w:rPr>
                <w:rFonts w:hint="eastAsia" w:ascii="Times New Roman" w:hAnsi="Times New Roman" w:eastAsia="仿宋_GB2312" w:cs="仿宋_GB2312"/>
                <w:sz w:val="32"/>
                <w:szCs w:val="28"/>
                <w:lang w:val="en-US" w:eastAsia="zh-CN"/>
              </w:rPr>
            </w:rPrChange>
          </w:rPr>
          <w:delText>3.报名时间：即日起至</w:delText>
        </w:r>
      </w:del>
      <w:del w:id="897" w:author="admin" w:date="2026-09-23T17:37:24Z">
        <w:r>
          <w:rPr>
            <w:rFonts w:hint="eastAsia" w:ascii="仿宋_GB2312" w:hAnsi="仿宋_GB2312" w:eastAsia="仿宋_GB2312" w:cs="仿宋_GB2312"/>
            <w:sz w:val="32"/>
            <w:szCs w:val="28"/>
            <w:highlight w:val="yellow"/>
            <w:lang w:val="en-US" w:eastAsia="zh-CN"/>
            <w:rPrChange w:id="898" w:author="admin" w:date="2026-09-23T16:52:03Z">
              <w:rPr>
                <w:rFonts w:hint="eastAsia" w:ascii="Times New Roman" w:hAnsi="Times New Roman" w:eastAsia="仿宋_GB2312" w:cs="仿宋_GB2312"/>
                <w:sz w:val="32"/>
                <w:szCs w:val="28"/>
                <w:highlight w:val="none"/>
                <w:lang w:val="en-US" w:eastAsia="zh-CN"/>
              </w:rPr>
            </w:rPrChange>
          </w:rPr>
          <w:delText>2026年9月28日</w:delText>
        </w:r>
      </w:del>
      <w:del w:id="899" w:author="admin" w:date="2026-09-23T17:37:24Z">
        <w:r>
          <w:rPr>
            <w:rFonts w:hint="eastAsia" w:ascii="仿宋_GB2312" w:hAnsi="仿宋_GB2312" w:eastAsia="仿宋_GB2312" w:cs="仿宋_GB2312"/>
            <w:sz w:val="32"/>
            <w:szCs w:val="28"/>
            <w:highlight w:val="yellow"/>
            <w:lang w:val="en-US" w:eastAsia="zh-CN"/>
            <w:rPrChange w:id="900" w:author="admin" w:date="2026-09-23T16:52:03Z">
              <w:rPr>
                <w:rFonts w:hint="eastAsia" w:ascii="Times New Roman" w:hAnsi="Times New Roman" w:eastAsia="仿宋_GB2312" w:cs="仿宋_GB2312"/>
                <w:sz w:val="32"/>
                <w:szCs w:val="28"/>
                <w:highlight w:val="none"/>
                <w:lang w:val="en-US" w:eastAsia="zh-CN"/>
              </w:rPr>
            </w:rPrChange>
          </w:rPr>
          <w:delText xml:space="preserve"> </w:delText>
        </w:r>
      </w:del>
      <w:del w:id="901" w:author="admin" w:date="2026-09-23T17:37:24Z">
        <w:r>
          <w:rPr>
            <w:rFonts w:hint="eastAsia" w:ascii="仿宋_GB2312" w:hAnsi="仿宋_GB2312" w:eastAsia="仿宋_GB2312" w:cs="仿宋_GB2312"/>
            <w:sz w:val="32"/>
            <w:szCs w:val="28"/>
            <w:highlight w:val="yellow"/>
            <w:lang w:val="en-US" w:eastAsia="zh-CN"/>
            <w:rPrChange w:id="902" w:author="admin" w:date="2026-09-23T16:52:03Z">
              <w:rPr>
                <w:rFonts w:hint="eastAsia" w:ascii="Times New Roman" w:hAnsi="Times New Roman" w:eastAsia="仿宋_GB2312" w:cs="仿宋_GB2312"/>
                <w:sz w:val="32"/>
                <w:szCs w:val="28"/>
                <w:highlight w:val="none"/>
                <w:lang w:val="en-US" w:eastAsia="zh-CN"/>
              </w:rPr>
            </w:rPrChange>
          </w:rPr>
          <w:delText>18:00</w:delText>
        </w:r>
      </w:del>
    </w:p>
    <w:p w14:paraId="24BAFE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rPrChange w:id="904" w:author="admin" w:date="2026-09-23T12:06:39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903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del w:id="905" w:author="admin" w:date="2026-09-23T17:37:28Z">
        <w:r>
          <w:rPr>
            <w:rFonts w:hint="default" w:ascii="仿宋_GB2312" w:hAnsi="仿宋_GB2312" w:eastAsia="仿宋_GB2312" w:cs="仿宋_GB2312"/>
            <w:sz w:val="32"/>
            <w:szCs w:val="28"/>
            <w:rPrChange w:id="906" w:author="admin" w:date="2026-09-23T12:06:39Z">
              <w:rPr>
                <w:rFonts w:hint="eastAsia" w:ascii="Times New Roman" w:hAnsi="Times New Roman" w:eastAsia="仿宋_GB2312" w:cs="仿宋_GB2312"/>
                <w:sz w:val="32"/>
                <w:szCs w:val="28"/>
              </w:rPr>
            </w:rPrChange>
          </w:rPr>
          <w:delText>4</w:delText>
        </w:r>
      </w:del>
      <w:ins w:id="907" w:author="admin" w:date="2026-09-23T17:37:28Z">
        <w:r>
          <w:rPr>
            <w:rFonts w:hint="eastAsia" w:ascii="仿宋_GB2312" w:hAnsi="仿宋_GB2312" w:eastAsia="仿宋_GB2312" w:cs="仿宋_GB2312"/>
            <w:sz w:val="32"/>
            <w:szCs w:val="28"/>
            <w:lang w:eastAsia="zh-CN"/>
          </w:rPr>
          <w:t>5</w:t>
        </w:r>
      </w:ins>
      <w:r>
        <w:rPr>
          <w:rFonts w:hint="eastAsia" w:ascii="仿宋_GB2312" w:hAnsi="仿宋_GB2312" w:eastAsia="仿宋_GB2312" w:cs="仿宋_GB2312"/>
          <w:sz w:val="32"/>
          <w:szCs w:val="28"/>
          <w:rPrChange w:id="908" w:author="admin" w:date="2026-09-23T12:06:39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.</w:t>
      </w:r>
      <w:r>
        <w:rPr>
          <w:rFonts w:hint="eastAsia" w:ascii="仿宋_GB2312" w:hAnsi="仿宋_GB2312" w:eastAsia="仿宋_GB2312" w:cs="仿宋_GB2312"/>
          <w:sz w:val="32"/>
          <w:szCs w:val="28"/>
          <w:lang w:val="en-US" w:eastAsia="zh-CN"/>
          <w:rPrChange w:id="909" w:author="admin" w:date="2026-09-23T12:06:39Z">
            <w:rPr>
              <w:rFonts w:hint="eastAsia" w:ascii="Times New Roman" w:hAnsi="Times New Roman" w:eastAsia="仿宋_GB2312" w:cs="仿宋_GB2312"/>
              <w:sz w:val="32"/>
              <w:szCs w:val="28"/>
              <w:lang w:val="en-US" w:eastAsia="zh-CN"/>
            </w:rPr>
          </w:rPrChange>
        </w:rPr>
        <w:t>报名要求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910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：</w:t>
      </w:r>
    </w:p>
    <w:p w14:paraId="34C4D9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rPrChange w:id="912" w:author="admin" w:date="2026-09-23T12:06:39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911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564"/>
            <w:textAlignment w:val="auto"/>
          </w:pPr>
        </w:pPrChange>
      </w:pPr>
      <w:r>
        <w:rPr>
          <w:rFonts w:hint="eastAsia" w:ascii="仿宋_GB2312" w:hAnsi="仿宋_GB2312" w:eastAsia="仿宋_GB2312" w:cs="仿宋_GB2312"/>
          <w:sz w:val="32"/>
          <w:szCs w:val="28"/>
          <w:rPrChange w:id="913" w:author="admin" w:date="2026-09-23T12:06:39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（1）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914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体检</w:t>
      </w:r>
    </w:p>
    <w:p w14:paraId="7EE30C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rPrChange w:id="916" w:author="admin" w:date="2026-09-23T12:06:39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915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564"/>
            <w:textAlignment w:val="auto"/>
          </w:pPr>
        </w:pPrChange>
      </w:pPr>
      <w:r>
        <w:rPr>
          <w:rFonts w:hint="eastAsia" w:ascii="仿宋_GB2312" w:hAnsi="仿宋_GB2312" w:eastAsia="仿宋_GB2312" w:cs="仿宋_GB2312"/>
          <w:bCs/>
          <w:sz w:val="32"/>
          <w:szCs w:val="32"/>
          <w:rPrChange w:id="917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所有健康跑活动参与者需在半年内做过体检，参与者结合体检报告进行自我评估，并根据自己的身体状况和能力选择报名。</w:t>
      </w:r>
    </w:p>
    <w:p w14:paraId="67736F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rPrChange w:id="919" w:author="admin" w:date="2026-09-23T12:06:39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918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564"/>
            <w:textAlignment w:val="auto"/>
          </w:pPr>
        </w:pPrChange>
      </w:pPr>
      <w:r>
        <w:rPr>
          <w:rFonts w:hint="eastAsia" w:ascii="仿宋_GB2312" w:hAnsi="仿宋_GB2312" w:eastAsia="仿宋_GB2312" w:cs="仿宋_GB2312"/>
          <w:sz w:val="32"/>
          <w:szCs w:val="28"/>
          <w:rPrChange w:id="920" w:author="admin" w:date="2026-09-23T12:06:39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（2）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921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安全</w:t>
      </w:r>
    </w:p>
    <w:p w14:paraId="528D7E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rPrChange w:id="923" w:author="admin" w:date="2026-09-23T12:06:39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922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r>
        <w:rPr>
          <w:rFonts w:hint="eastAsia" w:ascii="仿宋_GB2312" w:hAnsi="仿宋_GB2312" w:eastAsia="仿宋_GB2312" w:cs="仿宋_GB2312"/>
          <w:bCs/>
          <w:sz w:val="32"/>
          <w:szCs w:val="32"/>
          <w:rPrChange w:id="924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请各单位提前组织参加校园健康跑活动的师生进行适应性锻炼。请参加校园健康跑活动的校友在本地进行体检及适应性锻炼。</w:t>
      </w:r>
    </w:p>
    <w:p w14:paraId="193046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rPrChange w:id="926" w:author="admin" w:date="2026-09-23T12:06:39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925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textAlignment w:val="auto"/>
          </w:pPr>
        </w:pPrChange>
      </w:pPr>
      <w:r>
        <w:rPr>
          <w:rFonts w:hint="eastAsia" w:ascii="仿宋_GB2312" w:hAnsi="仿宋_GB2312" w:eastAsia="仿宋_GB2312" w:cs="仿宋_GB2312"/>
          <w:bCs/>
          <w:sz w:val="32"/>
          <w:szCs w:val="32"/>
          <w:rPrChange w:id="927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在校园健康跑活动过程中应注意自身安全，本人需知悉参加活动可能出现的风险，准备必要的防范措施。身体不适者不参加校园健康跑活动。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928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参与者报名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929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校园健康跑活动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930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时需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931" w:author="admin" w:date="2026-09-23T12:06:39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阅读并签署承诺书。</w:t>
      </w:r>
    </w:p>
    <w:p w14:paraId="6C12FE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outlineLvl w:val="1"/>
        <w:rPr>
          <w:rFonts w:ascii="Times New Roman" w:hAnsi="Times New Roman" w:eastAsia="黑体" w:cs="Times New Roman"/>
          <w:bCs/>
          <w:sz w:val="32"/>
          <w:szCs w:val="32"/>
        </w:rPr>
        <w:pPrChange w:id="932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jc w:val="left"/>
            <w:textAlignment w:val="auto"/>
            <w:outlineLvl w:val="1"/>
          </w:pPr>
        </w:pPrChange>
      </w:pPr>
      <w:del w:id="933" w:author="admin" w:date="2026-09-23T17:43:39Z">
        <w:r>
          <w:rPr>
            <w:rFonts w:hint="default" w:ascii="Times New Roman" w:hAnsi="Times New Roman" w:eastAsia="黑体" w:cs="Times New Roman"/>
            <w:bCs/>
            <w:sz w:val="32"/>
            <w:szCs w:val="32"/>
            <w:lang w:val="en-US"/>
          </w:rPr>
          <w:delText>九</w:delText>
        </w:r>
      </w:del>
      <w:ins w:id="934" w:author="admin" w:date="2026-09-23T17:43:40Z">
        <w:r>
          <w:rPr>
            <w:rFonts w:hint="eastAsia" w:ascii="Times New Roman" w:hAnsi="Times New Roman" w:eastAsia="黑体" w:cs="Times New Roman"/>
            <w:bCs/>
            <w:sz w:val="32"/>
            <w:szCs w:val="32"/>
            <w:lang w:val="en-US" w:eastAsia="zh-CN"/>
          </w:rPr>
          <w:t>十</w:t>
        </w:r>
      </w:ins>
      <w:r>
        <w:rPr>
          <w:rFonts w:ascii="Times New Roman" w:hAnsi="Times New Roman" w:eastAsia="黑体" w:cs="Times New Roman"/>
          <w:bCs/>
          <w:sz w:val="32"/>
          <w:szCs w:val="32"/>
        </w:rPr>
        <w:t>、其他事项</w:t>
      </w:r>
    </w:p>
    <w:p w14:paraId="4CDB4E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rPrChange w:id="936" w:author="admin" w:date="2026-09-23T12:06:44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935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564"/>
            <w:textAlignment w:val="auto"/>
          </w:pPr>
        </w:pPrChange>
      </w:pPr>
      <w:r>
        <w:rPr>
          <w:rFonts w:hint="eastAsia" w:ascii="仿宋_GB2312" w:hAnsi="仿宋_GB2312" w:eastAsia="仿宋_GB2312" w:cs="仿宋_GB2312"/>
          <w:sz w:val="32"/>
          <w:szCs w:val="28"/>
          <w:lang w:val="en-US" w:eastAsia="zh-CN"/>
          <w:rPrChange w:id="937" w:author="admin" w:date="2026-09-23T12:06:44Z">
            <w:rPr>
              <w:rFonts w:hint="eastAsia" w:ascii="Times New Roman" w:hAnsi="Times New Roman" w:eastAsia="仿宋_GB2312" w:cs="仿宋_GB2312"/>
              <w:sz w:val="32"/>
              <w:szCs w:val="28"/>
              <w:lang w:val="en-US" w:eastAsia="zh-CN"/>
            </w:rPr>
          </w:rPrChange>
        </w:rPr>
        <w:t>1</w:t>
      </w:r>
      <w:r>
        <w:rPr>
          <w:rFonts w:hint="eastAsia" w:ascii="仿宋_GB2312" w:hAnsi="仿宋_GB2312" w:eastAsia="仿宋_GB2312" w:cs="仿宋_GB2312"/>
          <w:sz w:val="32"/>
          <w:szCs w:val="28"/>
          <w:rPrChange w:id="938" w:author="admin" w:date="2026-09-23T12:06:44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939" w:author="admin" w:date="2026-09-23T12:06:44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校园健康跑活动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940" w:author="admin" w:date="2026-09-23T12:06:44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负责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941" w:author="admin" w:date="2026-09-23T12:06:44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人电话：黄丹丹13996265158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  <w:rPrChange w:id="942" w:author="admin" w:date="2026-09-23T12:06:44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eastAsia="zh-CN"/>
            </w:rPr>
          </w:rPrChange>
        </w:rPr>
        <w:t>，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  <w:rPrChange w:id="943" w:author="admin" w:date="2026-09-23T12:06:44Z">
            <w:rPr>
              <w:rFonts w:hint="eastAsia" w:ascii="Times New Roman" w:hAnsi="Times New Roman" w:eastAsia="仿宋_GB2312" w:cs="仿宋_GB2312"/>
              <w:bCs/>
              <w:sz w:val="32"/>
              <w:szCs w:val="32"/>
              <w:lang w:val="en-US" w:eastAsia="zh-CN"/>
            </w:rPr>
          </w:rPrChange>
        </w:rPr>
        <w:t>裁判长电话：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944" w:author="admin" w:date="2026-09-23T12:06:44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余智勇13508372857。</w:t>
      </w:r>
    </w:p>
    <w:p w14:paraId="1470C0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rPrChange w:id="946" w:author="admin" w:date="2026-09-23T12:06:44Z">
            <w:rPr>
              <w:rFonts w:ascii="Times New Roman" w:hAnsi="Times New Roman" w:eastAsia="仿宋_GB2312" w:cs="仿宋_GB2312"/>
              <w:bCs/>
              <w:sz w:val="32"/>
              <w:szCs w:val="32"/>
            </w:rPr>
          </w:rPrChange>
        </w:rPr>
        <w:pPrChange w:id="945" w:author="admin" w:date="2026-09-23T18:00:20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564"/>
            <w:textAlignment w:val="auto"/>
          </w:pPr>
        </w:pPrChange>
      </w:pPr>
      <w:r>
        <w:rPr>
          <w:rFonts w:hint="eastAsia" w:ascii="仿宋_GB2312" w:hAnsi="仿宋_GB2312" w:eastAsia="仿宋_GB2312" w:cs="仿宋_GB2312"/>
          <w:sz w:val="32"/>
          <w:szCs w:val="28"/>
          <w:lang w:val="en-US" w:eastAsia="zh-CN"/>
          <w:rPrChange w:id="947" w:author="admin" w:date="2026-09-23T12:06:44Z">
            <w:rPr>
              <w:rFonts w:hint="eastAsia" w:ascii="Times New Roman" w:hAnsi="Times New Roman" w:eastAsia="仿宋_GB2312" w:cs="仿宋_GB2312"/>
              <w:sz w:val="32"/>
              <w:szCs w:val="28"/>
              <w:lang w:val="en-US" w:eastAsia="zh-CN"/>
            </w:rPr>
          </w:rPrChange>
        </w:rPr>
        <w:t>2</w:t>
      </w:r>
      <w:r>
        <w:rPr>
          <w:rFonts w:hint="eastAsia" w:ascii="仿宋_GB2312" w:hAnsi="仿宋_GB2312" w:eastAsia="仿宋_GB2312" w:cs="仿宋_GB2312"/>
          <w:sz w:val="32"/>
          <w:szCs w:val="28"/>
          <w:rPrChange w:id="948" w:author="admin" w:date="2026-09-23T12:06:44Z">
            <w:rPr>
              <w:rFonts w:hint="eastAsia" w:ascii="Times New Roman" w:hAnsi="Times New Roman" w:eastAsia="仿宋_GB2312" w:cs="仿宋_GB2312"/>
              <w:sz w:val="32"/>
              <w:szCs w:val="28"/>
            </w:rPr>
          </w:rPrChange>
        </w:rPr>
        <w:t>.</w:t>
      </w:r>
      <w:r>
        <w:rPr>
          <w:rFonts w:hint="eastAsia" w:ascii="仿宋_GB2312" w:hAnsi="仿宋_GB2312" w:eastAsia="仿宋_GB2312" w:cs="仿宋_GB2312"/>
          <w:bCs/>
          <w:sz w:val="32"/>
          <w:szCs w:val="32"/>
          <w:rPrChange w:id="949" w:author="admin" w:date="2026-09-23T12:06:44Z">
            <w:rPr>
              <w:rFonts w:hint="eastAsia" w:ascii="Times New Roman" w:hAnsi="Times New Roman" w:eastAsia="仿宋_GB2312" w:cs="仿宋_GB2312"/>
              <w:bCs/>
              <w:sz w:val="32"/>
              <w:szCs w:val="32"/>
            </w:rPr>
          </w:rPrChange>
        </w:rPr>
        <w:t>未尽事宜另行通知。</w:t>
      </w:r>
    </w:p>
    <w:p w14:paraId="58683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outlineLvl w:val="1"/>
        <w:rPr>
          <w:rFonts w:hint="eastAsia" w:ascii="Times New Roman" w:hAnsi="Times New Roman" w:eastAsia="黑体" w:cs="Times New Roman"/>
          <w:bCs/>
          <w:sz w:val="32"/>
          <w:szCs w:val="32"/>
          <w:lang w:eastAsia="zh-CN"/>
        </w:rPr>
        <w:pPrChange w:id="950" w:author="admin" w:date="2026-09-23T18:00:20Z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jc w:val="left"/>
            <w:textAlignment w:val="auto"/>
            <w:outlineLvl w:val="1"/>
          </w:pPr>
        </w:pPrChange>
      </w:pPr>
      <w:r>
        <w:rPr>
          <w:rFonts w:hint="eastAsia" w:ascii="Times New Roman" w:hAnsi="Times New Roman" w:eastAsia="黑体" w:cs="Times New Roman"/>
          <w:bCs/>
          <w:sz w:val="32"/>
          <w:szCs w:val="32"/>
        </w:rPr>
        <w:t>十</w:t>
      </w:r>
      <w:ins w:id="951" w:author="admin" w:date="2026-09-23T17:43:43Z">
        <w:r>
          <w:rPr>
            <w:rFonts w:hint="eastAsia" w:ascii="Times New Roman" w:hAnsi="Times New Roman" w:eastAsia="黑体" w:cs="Times New Roman"/>
            <w:bCs/>
            <w:sz w:val="32"/>
            <w:szCs w:val="32"/>
            <w:lang w:val="en-US" w:eastAsia="zh-CN"/>
          </w:rPr>
          <w:t>一</w:t>
        </w:r>
      </w:ins>
      <w:r>
        <w:rPr>
          <w:rFonts w:ascii="Times New Roman" w:hAnsi="Times New Roman" w:eastAsia="黑体" w:cs="Times New Roman"/>
          <w:bCs/>
          <w:sz w:val="32"/>
          <w:szCs w:val="32"/>
        </w:rPr>
        <w:t>、本次规程解释权属于重庆大学体育工作委员会</w:t>
      </w:r>
      <w:r>
        <w:rPr>
          <w:rFonts w:hint="eastAsia" w:ascii="Times New Roman" w:hAnsi="Times New Roman" w:eastAsia="黑体" w:cs="Times New Roman"/>
          <w:bCs/>
          <w:sz w:val="32"/>
          <w:szCs w:val="32"/>
          <w:lang w:eastAsia="zh-CN"/>
        </w:rPr>
        <w:t>。</w:t>
      </w:r>
      <w:bookmarkEnd w:id="9"/>
    </w:p>
    <w:sectPr>
      <w:footerReference r:id="rId3" w:type="default"/>
      <w:pgSz w:w="11906" w:h="16838"/>
      <w:pgMar w:top="1440" w:right="1531" w:bottom="1440" w:left="1531" w:header="851" w:footer="992" w:gutter="0"/>
      <w:pgNumType w:fmt="numberInDash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7E4617C-C139-41D8-92B2-40FAB33E217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87117C44-7B82-43EE-A1A2-1927DE3ECCE0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71532B63-E4CE-4903-BD0E-235EDFC21800}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2F3AF59C-61B5-4848-80D7-4DFA1C29A916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D292C388-8D04-45FA-A47E-24DF8B65E4A4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A8F2B74E-F65D-4C8A-BBEB-3C68021D1C39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C226D">
    <w:pPr>
      <w:pStyle w:val="4"/>
      <w:jc w:val="center"/>
      <w:rPr>
        <w:rFonts w:ascii="Times New Roman" w:hAnsi="Times New Roman" w:cs="Times New Roman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9421"/>
                          </w:sdtPr>
                          <w:sdtEndPr>
                            <w:rPr>
                              <w:rFonts w:ascii="Times New Roman" w:hAnsi="Times New Roman" w:cs="Times New Roman"/>
                            </w:rPr>
                          </w:sdtEndPr>
                          <w:sdtContent>
                            <w:p w14:paraId="7092568E">
                              <w:pPr>
                                <w:pStyle w:val="4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仿宋_GB2312" w:hAnsi="仿宋_GB2312" w:eastAsia="仿宋_GB2312" w:cs="仿宋_GB2312"/>
                                  <w:sz w:val="28"/>
                                  <w:szCs w:val="28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hint="eastAsia" w:ascii="仿宋_GB2312" w:hAnsi="仿宋_GB2312" w:eastAsia="仿宋_GB2312" w:cs="仿宋_GB2312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仿宋_GB2312" w:hAnsi="仿宋_GB2312" w:eastAsia="仿宋_GB2312" w:cs="仿宋_GB2312"/>
                                  <w:sz w:val="28"/>
                                  <w:szCs w:val="28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rFonts w:ascii="仿宋_GB2312" w:hAnsi="仿宋_GB2312" w:eastAsia="仿宋_GB2312" w:cs="仿宋_GB2312"/>
                                  <w:sz w:val="28"/>
                                  <w:szCs w:val="28"/>
                                </w:rPr>
                                <w:t xml:space="preserve"> 11 -</w:t>
                              </w:r>
                              <w:r>
                                <w:rPr>
                                  <w:rFonts w:hint="eastAsia" w:ascii="仿宋_GB2312" w:hAnsi="仿宋_GB2312" w:eastAsia="仿宋_GB2312" w:cs="仿宋_GB2312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90F88B6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9421"/>
                    </w:sdtPr>
                    <w:sdtEndPr>
                      <w:rPr>
                        <w:rFonts w:ascii="Times New Roman" w:hAnsi="Times New Roman" w:cs="Times New Roman"/>
                      </w:rPr>
                    </w:sdtEndPr>
                    <w:sdtContent>
                      <w:p w14:paraId="7092568E">
                        <w:pPr>
                          <w:pStyle w:val="4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sz w:val="28"/>
                            <w:szCs w:val="28"/>
                          </w:rPr>
                          <w:fldChar w:fldCharType="begin"/>
                        </w:r>
                        <w:r>
                          <w:rPr>
                            <w:rFonts w:hint="eastAsia" w:ascii="仿宋_GB2312" w:hAnsi="仿宋_GB2312" w:eastAsia="仿宋_GB2312" w:cs="仿宋_GB2312"/>
                            <w:sz w:val="28"/>
                            <w:szCs w:val="28"/>
                          </w:rPr>
                          <w:instrText xml:space="preserve">PAGE   \* MERGEFORMAT</w:instrText>
                        </w:r>
                        <w:r>
                          <w:rPr>
                            <w:rFonts w:hint="eastAsia" w:ascii="仿宋_GB2312" w:hAnsi="仿宋_GB2312" w:eastAsia="仿宋_GB2312" w:cs="仿宋_GB2312"/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rFonts w:ascii="仿宋_GB2312" w:hAnsi="仿宋_GB2312" w:eastAsia="仿宋_GB2312" w:cs="仿宋_GB2312"/>
                            <w:sz w:val="28"/>
                            <w:szCs w:val="28"/>
                            <w:lang w:val="zh-CN"/>
                          </w:rPr>
                          <w:t>-</w:t>
                        </w:r>
                        <w:r>
                          <w:rPr>
                            <w:rFonts w:ascii="仿宋_GB2312" w:hAnsi="仿宋_GB2312" w:eastAsia="仿宋_GB2312" w:cs="仿宋_GB2312"/>
                            <w:sz w:val="28"/>
                            <w:szCs w:val="28"/>
                          </w:rPr>
                          <w:t xml:space="preserve"> 11 -</w:t>
                        </w:r>
                        <w:r>
                          <w:rPr>
                            <w:rFonts w:hint="eastAsia" w:ascii="仿宋_GB2312" w:hAnsi="仿宋_GB2312" w:eastAsia="仿宋_GB2312" w:cs="仿宋_GB2312"/>
                            <w:sz w:val="28"/>
                            <w:szCs w:val="28"/>
                          </w:rPr>
                          <w:fldChar w:fldCharType="end"/>
                        </w:r>
                      </w:p>
                    </w:sdtContent>
                  </w:sdt>
                  <w:p w14:paraId="390F88B6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55613B"/>
    <w:multiLevelType w:val="singleLevel"/>
    <w:tmpl w:val="5255613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本人">
    <w15:presenceInfo w15:providerId="None" w15:userId="本人"/>
  </w15:person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653"/>
    <w:rsid w:val="002421FB"/>
    <w:rsid w:val="002F499C"/>
    <w:rsid w:val="003F6FA8"/>
    <w:rsid w:val="004E2FC3"/>
    <w:rsid w:val="0055046C"/>
    <w:rsid w:val="00574B0E"/>
    <w:rsid w:val="00593008"/>
    <w:rsid w:val="005B0D7F"/>
    <w:rsid w:val="007723C3"/>
    <w:rsid w:val="00B13B9F"/>
    <w:rsid w:val="00C263C7"/>
    <w:rsid w:val="00F248F7"/>
    <w:rsid w:val="00F84DC8"/>
    <w:rsid w:val="00FD0653"/>
    <w:rsid w:val="01054B02"/>
    <w:rsid w:val="021970D8"/>
    <w:rsid w:val="02311EFB"/>
    <w:rsid w:val="024506A0"/>
    <w:rsid w:val="024C0DD3"/>
    <w:rsid w:val="026D23AE"/>
    <w:rsid w:val="030D2310"/>
    <w:rsid w:val="03B804CE"/>
    <w:rsid w:val="03DD6186"/>
    <w:rsid w:val="03E5503B"/>
    <w:rsid w:val="05093466"/>
    <w:rsid w:val="05E80E12"/>
    <w:rsid w:val="05F50593"/>
    <w:rsid w:val="05FB0B46"/>
    <w:rsid w:val="06452248"/>
    <w:rsid w:val="078A03D3"/>
    <w:rsid w:val="07C72207"/>
    <w:rsid w:val="088B6143"/>
    <w:rsid w:val="0AD86A03"/>
    <w:rsid w:val="0B3364EC"/>
    <w:rsid w:val="0CA465CD"/>
    <w:rsid w:val="0E461615"/>
    <w:rsid w:val="0E7EF3C1"/>
    <w:rsid w:val="0EEE15CF"/>
    <w:rsid w:val="0FFC867F"/>
    <w:rsid w:val="0FFE52F0"/>
    <w:rsid w:val="107E52CD"/>
    <w:rsid w:val="11F8062F"/>
    <w:rsid w:val="138F4AD4"/>
    <w:rsid w:val="13BB4C73"/>
    <w:rsid w:val="13FC7027"/>
    <w:rsid w:val="13FF3292"/>
    <w:rsid w:val="14123247"/>
    <w:rsid w:val="141C2F82"/>
    <w:rsid w:val="14F275B8"/>
    <w:rsid w:val="14FF203B"/>
    <w:rsid w:val="15C8440E"/>
    <w:rsid w:val="165F6C6C"/>
    <w:rsid w:val="17B7326B"/>
    <w:rsid w:val="194C0F3C"/>
    <w:rsid w:val="19720CC7"/>
    <w:rsid w:val="1A2C531A"/>
    <w:rsid w:val="1AC35C7E"/>
    <w:rsid w:val="1C506DBF"/>
    <w:rsid w:val="1D2834F7"/>
    <w:rsid w:val="1EE00E2C"/>
    <w:rsid w:val="1F6FDA5D"/>
    <w:rsid w:val="1F7E34CB"/>
    <w:rsid w:val="1FA7C65D"/>
    <w:rsid w:val="206C021E"/>
    <w:rsid w:val="22715FC0"/>
    <w:rsid w:val="243F5BFE"/>
    <w:rsid w:val="244B60BF"/>
    <w:rsid w:val="25B51903"/>
    <w:rsid w:val="261E645E"/>
    <w:rsid w:val="26D76E26"/>
    <w:rsid w:val="26FE1DEC"/>
    <w:rsid w:val="2725381D"/>
    <w:rsid w:val="27955067"/>
    <w:rsid w:val="27E56EF9"/>
    <w:rsid w:val="283A7E2E"/>
    <w:rsid w:val="28836A4D"/>
    <w:rsid w:val="2927562A"/>
    <w:rsid w:val="293F1222"/>
    <w:rsid w:val="29AC1FD3"/>
    <w:rsid w:val="2B071CF2"/>
    <w:rsid w:val="2B285689"/>
    <w:rsid w:val="2BCE4483"/>
    <w:rsid w:val="2C83084B"/>
    <w:rsid w:val="2CD74210"/>
    <w:rsid w:val="2EFF68EB"/>
    <w:rsid w:val="2F4A6741"/>
    <w:rsid w:val="2F5D6FC6"/>
    <w:rsid w:val="301663F8"/>
    <w:rsid w:val="30C95C27"/>
    <w:rsid w:val="31ED3189"/>
    <w:rsid w:val="33423060"/>
    <w:rsid w:val="33D1F392"/>
    <w:rsid w:val="33F6EE74"/>
    <w:rsid w:val="33F884E6"/>
    <w:rsid w:val="35E79AB6"/>
    <w:rsid w:val="36893D2C"/>
    <w:rsid w:val="36E25286"/>
    <w:rsid w:val="37B82688"/>
    <w:rsid w:val="38514471"/>
    <w:rsid w:val="38575800"/>
    <w:rsid w:val="389E6F8B"/>
    <w:rsid w:val="396E1053"/>
    <w:rsid w:val="39EF56D2"/>
    <w:rsid w:val="3A1A31C9"/>
    <w:rsid w:val="3AA21F1A"/>
    <w:rsid w:val="3B44206B"/>
    <w:rsid w:val="3BAFD3C5"/>
    <w:rsid w:val="3BCE5DD9"/>
    <w:rsid w:val="3D7B14E2"/>
    <w:rsid w:val="3DB4423A"/>
    <w:rsid w:val="3E782DB7"/>
    <w:rsid w:val="3E7FB739"/>
    <w:rsid w:val="3EDB170F"/>
    <w:rsid w:val="3F5F6765"/>
    <w:rsid w:val="3FBE47CE"/>
    <w:rsid w:val="3FDB0AC5"/>
    <w:rsid w:val="3FF566AA"/>
    <w:rsid w:val="3FFD6C68"/>
    <w:rsid w:val="40460794"/>
    <w:rsid w:val="41974CF0"/>
    <w:rsid w:val="439E64C6"/>
    <w:rsid w:val="441731CF"/>
    <w:rsid w:val="45C5302A"/>
    <w:rsid w:val="46FB541D"/>
    <w:rsid w:val="47213261"/>
    <w:rsid w:val="475951FA"/>
    <w:rsid w:val="47887784"/>
    <w:rsid w:val="482079BC"/>
    <w:rsid w:val="48832D0E"/>
    <w:rsid w:val="4A9401EE"/>
    <w:rsid w:val="4B9BDC49"/>
    <w:rsid w:val="4BD31925"/>
    <w:rsid w:val="4C0575F5"/>
    <w:rsid w:val="4C5D11DF"/>
    <w:rsid w:val="4C5E2F58"/>
    <w:rsid w:val="4C5E6D05"/>
    <w:rsid w:val="4DA73CCC"/>
    <w:rsid w:val="4E347D1E"/>
    <w:rsid w:val="4E6B6A27"/>
    <w:rsid w:val="4E7107B8"/>
    <w:rsid w:val="4E9D1D67"/>
    <w:rsid w:val="4EDE4D17"/>
    <w:rsid w:val="4F6E4B5B"/>
    <w:rsid w:val="4FD8654C"/>
    <w:rsid w:val="4FEEFA59"/>
    <w:rsid w:val="501716A5"/>
    <w:rsid w:val="50BF0641"/>
    <w:rsid w:val="51206ED5"/>
    <w:rsid w:val="520E4D2A"/>
    <w:rsid w:val="52D938C8"/>
    <w:rsid w:val="52E85A38"/>
    <w:rsid w:val="54B5148C"/>
    <w:rsid w:val="54D51572"/>
    <w:rsid w:val="554A0174"/>
    <w:rsid w:val="556D6AB7"/>
    <w:rsid w:val="55775466"/>
    <w:rsid w:val="564C23D9"/>
    <w:rsid w:val="570A77E8"/>
    <w:rsid w:val="57120F96"/>
    <w:rsid w:val="57266914"/>
    <w:rsid w:val="57437223"/>
    <w:rsid w:val="57454605"/>
    <w:rsid w:val="57AA4E5A"/>
    <w:rsid w:val="57BFDC31"/>
    <w:rsid w:val="584E29FC"/>
    <w:rsid w:val="5A533BE0"/>
    <w:rsid w:val="5BCB20E0"/>
    <w:rsid w:val="5BDB278A"/>
    <w:rsid w:val="5C260B14"/>
    <w:rsid w:val="5CBEDEE0"/>
    <w:rsid w:val="5CBF8F94"/>
    <w:rsid w:val="5D73B121"/>
    <w:rsid w:val="5D8A04B2"/>
    <w:rsid w:val="5DEC3FC0"/>
    <w:rsid w:val="5E5AD3AE"/>
    <w:rsid w:val="5EF2E8AE"/>
    <w:rsid w:val="5EF50608"/>
    <w:rsid w:val="5FAFA365"/>
    <w:rsid w:val="5FC26A78"/>
    <w:rsid w:val="5FFD24F9"/>
    <w:rsid w:val="60B76365"/>
    <w:rsid w:val="612E684E"/>
    <w:rsid w:val="62073DF1"/>
    <w:rsid w:val="62B71C90"/>
    <w:rsid w:val="62C90F25"/>
    <w:rsid w:val="62FE1B58"/>
    <w:rsid w:val="645760BC"/>
    <w:rsid w:val="64FE6494"/>
    <w:rsid w:val="66450900"/>
    <w:rsid w:val="66EF25E3"/>
    <w:rsid w:val="673230B7"/>
    <w:rsid w:val="677B47B7"/>
    <w:rsid w:val="67EAF9FC"/>
    <w:rsid w:val="688D6550"/>
    <w:rsid w:val="68FFE25D"/>
    <w:rsid w:val="69862CC5"/>
    <w:rsid w:val="6A0D5B9B"/>
    <w:rsid w:val="6A8249E6"/>
    <w:rsid w:val="6B094245"/>
    <w:rsid w:val="6C5F51F3"/>
    <w:rsid w:val="6CE78A2B"/>
    <w:rsid w:val="6D785A21"/>
    <w:rsid w:val="6DCB5306"/>
    <w:rsid w:val="6DF67C42"/>
    <w:rsid w:val="6EA113FA"/>
    <w:rsid w:val="6F2311AD"/>
    <w:rsid w:val="6FAB129A"/>
    <w:rsid w:val="6FC52A74"/>
    <w:rsid w:val="6FCE0037"/>
    <w:rsid w:val="6FEF3723"/>
    <w:rsid w:val="6FF3D05E"/>
    <w:rsid w:val="6FFB7C0D"/>
    <w:rsid w:val="6FFBE9DE"/>
    <w:rsid w:val="6FFF41AA"/>
    <w:rsid w:val="6FFFE2A3"/>
    <w:rsid w:val="70FD7FEB"/>
    <w:rsid w:val="71844371"/>
    <w:rsid w:val="71E33685"/>
    <w:rsid w:val="728404F5"/>
    <w:rsid w:val="72B04CE8"/>
    <w:rsid w:val="737DBE2B"/>
    <w:rsid w:val="73B76B77"/>
    <w:rsid w:val="73BA4DBE"/>
    <w:rsid w:val="73CA6E87"/>
    <w:rsid w:val="73F27127"/>
    <w:rsid w:val="747241E5"/>
    <w:rsid w:val="74963CC7"/>
    <w:rsid w:val="74BB0BC2"/>
    <w:rsid w:val="75220020"/>
    <w:rsid w:val="752C6319"/>
    <w:rsid w:val="7544268D"/>
    <w:rsid w:val="75A3600B"/>
    <w:rsid w:val="76FC6A3B"/>
    <w:rsid w:val="77573B8D"/>
    <w:rsid w:val="77F3B26E"/>
    <w:rsid w:val="782B18E2"/>
    <w:rsid w:val="78872FBC"/>
    <w:rsid w:val="78983DA8"/>
    <w:rsid w:val="78BE62B2"/>
    <w:rsid w:val="790C1713"/>
    <w:rsid w:val="79B323EB"/>
    <w:rsid w:val="79D10319"/>
    <w:rsid w:val="79F92B5A"/>
    <w:rsid w:val="7A2465E9"/>
    <w:rsid w:val="7AF14B7D"/>
    <w:rsid w:val="7B262FC5"/>
    <w:rsid w:val="7B6EEBB3"/>
    <w:rsid w:val="7B9B93C1"/>
    <w:rsid w:val="7BB18455"/>
    <w:rsid w:val="7BE23ADC"/>
    <w:rsid w:val="7BE724D5"/>
    <w:rsid w:val="7BED3109"/>
    <w:rsid w:val="7BF6D382"/>
    <w:rsid w:val="7C423BC4"/>
    <w:rsid w:val="7D8001A4"/>
    <w:rsid w:val="7D880112"/>
    <w:rsid w:val="7DFF8786"/>
    <w:rsid w:val="7E3B3927"/>
    <w:rsid w:val="7E3F95AB"/>
    <w:rsid w:val="7E6FACAC"/>
    <w:rsid w:val="7EACA617"/>
    <w:rsid w:val="7EB41F22"/>
    <w:rsid w:val="7EB88A82"/>
    <w:rsid w:val="7ED99D17"/>
    <w:rsid w:val="7EF76CB7"/>
    <w:rsid w:val="7EFBDE6B"/>
    <w:rsid w:val="7EFF50C4"/>
    <w:rsid w:val="7F2C21C7"/>
    <w:rsid w:val="7F5C3DEB"/>
    <w:rsid w:val="7F5CDBD1"/>
    <w:rsid w:val="7F6C2242"/>
    <w:rsid w:val="7F76FCD1"/>
    <w:rsid w:val="7FBB4EE2"/>
    <w:rsid w:val="7FBF3913"/>
    <w:rsid w:val="7FDB69B2"/>
    <w:rsid w:val="7FDC65AC"/>
    <w:rsid w:val="7FDDB579"/>
    <w:rsid w:val="7FDF1700"/>
    <w:rsid w:val="7FED3A44"/>
    <w:rsid w:val="7FF55010"/>
    <w:rsid w:val="7FF736A3"/>
    <w:rsid w:val="7FF914C4"/>
    <w:rsid w:val="7FFFC791"/>
    <w:rsid w:val="7FFFFA4A"/>
    <w:rsid w:val="84AFA5AF"/>
    <w:rsid w:val="86FF4E3D"/>
    <w:rsid w:val="9AFFDE16"/>
    <w:rsid w:val="9BFABA4F"/>
    <w:rsid w:val="9EED0A98"/>
    <w:rsid w:val="9FB95C02"/>
    <w:rsid w:val="9FF74137"/>
    <w:rsid w:val="A6EBAFA1"/>
    <w:rsid w:val="ACBF5F1E"/>
    <w:rsid w:val="AF3D0238"/>
    <w:rsid w:val="AFB7CA0B"/>
    <w:rsid w:val="AFD6F975"/>
    <w:rsid w:val="B5F33A93"/>
    <w:rsid w:val="BB5EDBCE"/>
    <w:rsid w:val="BD7F1DF8"/>
    <w:rsid w:val="BE797299"/>
    <w:rsid w:val="BEF78216"/>
    <w:rsid w:val="BF8CDC1B"/>
    <w:rsid w:val="BFE7495D"/>
    <w:rsid w:val="BFF7194F"/>
    <w:rsid w:val="BFFCFF43"/>
    <w:rsid w:val="BFFE2108"/>
    <w:rsid w:val="C0FEDE90"/>
    <w:rsid w:val="CB6CF2ED"/>
    <w:rsid w:val="CFDFD40C"/>
    <w:rsid w:val="D2778425"/>
    <w:rsid w:val="D7AEAA06"/>
    <w:rsid w:val="D7FF2046"/>
    <w:rsid w:val="DBFB3325"/>
    <w:rsid w:val="DD7B5815"/>
    <w:rsid w:val="DDF7CF19"/>
    <w:rsid w:val="DF3B1A84"/>
    <w:rsid w:val="DF3D4DD7"/>
    <w:rsid w:val="DF675246"/>
    <w:rsid w:val="E1BF9DA8"/>
    <w:rsid w:val="EBF8B11D"/>
    <w:rsid w:val="EDDDD21E"/>
    <w:rsid w:val="EF3FE439"/>
    <w:rsid w:val="EFBB207C"/>
    <w:rsid w:val="EFEF804F"/>
    <w:rsid w:val="EFFA585B"/>
    <w:rsid w:val="F3AB95C9"/>
    <w:rsid w:val="F3BF5AD7"/>
    <w:rsid w:val="F7DD6B00"/>
    <w:rsid w:val="F7DF65C1"/>
    <w:rsid w:val="F93E38E3"/>
    <w:rsid w:val="F9D7198A"/>
    <w:rsid w:val="FABDEFBE"/>
    <w:rsid w:val="FBDD9F68"/>
    <w:rsid w:val="FBEF9321"/>
    <w:rsid w:val="FBFFA05B"/>
    <w:rsid w:val="FC2C63A5"/>
    <w:rsid w:val="FCDF08D1"/>
    <w:rsid w:val="FCFFC61A"/>
    <w:rsid w:val="FDA97650"/>
    <w:rsid w:val="FDDF2CD1"/>
    <w:rsid w:val="FDEF7468"/>
    <w:rsid w:val="FDF6D7EE"/>
    <w:rsid w:val="FDFEEAFD"/>
    <w:rsid w:val="FE7F2910"/>
    <w:rsid w:val="FEA15A37"/>
    <w:rsid w:val="FEAF28A5"/>
    <w:rsid w:val="FEFFABF3"/>
    <w:rsid w:val="FF7D2DB1"/>
    <w:rsid w:val="FF8272C1"/>
    <w:rsid w:val="FF8E213C"/>
    <w:rsid w:val="FFB4402F"/>
    <w:rsid w:val="FFE1B44B"/>
    <w:rsid w:val="FFFCE384"/>
    <w:rsid w:val="FFFE0C1A"/>
    <w:rsid w:val="FFFFE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1">
    <w:name w:val="列表段落1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批注框文本 字符"/>
    <w:basedOn w:val="8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5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6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7">
    <w:name w:val="未处理的提及1"/>
    <w:basedOn w:val="8"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未处理的提及2"/>
    <w:basedOn w:val="8"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1803</Words>
  <Characters>2001</Characters>
  <Lines>29</Lines>
  <Paragraphs>8</Paragraphs>
  <TotalTime>1</TotalTime>
  <ScaleCrop>false</ScaleCrop>
  <LinksUpToDate>false</LinksUpToDate>
  <CharactersWithSpaces>2002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2025-09-26T18:44:00Z</dcterms:created>
  <dc:creator>刘斌</dc:creator>
  <cp:lastModifiedBy>admin</cp:lastModifiedBy>
  <cp:lastPrinted>2025-09-23T01:32:00Z</cp:lastPrinted>
  <dcterms:modified xsi:type="dcterms:W3CDTF">2026-09-24T02:52:30Z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9E9739FD559344B380550CFD51AE02FE_13</vt:lpwstr>
  </property>
  <property fmtid="{D5CDD505-2E9C-101B-9397-08002B2CF9AE}" pid="4" name="KSOTemplateDocerSaveRecord">
    <vt:lpwstr>eyJoZGlkIjoiZjFlNWI0NzdlOTZhOWZkMjAxMjk2NGZkYzQ1MDVkMzUiLCJ1c2VySWQiOiIyMjgwMjE3ODgifQ==</vt:lpwstr>
  </property>
</Properties>
</file>